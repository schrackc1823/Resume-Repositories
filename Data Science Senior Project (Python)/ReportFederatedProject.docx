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24707" w14:textId="7429007C" w:rsidR="00516F0E" w:rsidRDefault="00516F0E" w:rsidP="00516F0E">
      <w:pPr>
        <w:jc w:val="center"/>
        <w:rPr>
          <w:rFonts w:ascii="Times New Roman" w:eastAsia="Times New Roman" w:hAnsi="Times New Roman" w:cs="Times New Roman"/>
          <w:b/>
          <w:bCs/>
        </w:rPr>
      </w:pPr>
      <w:r>
        <w:rPr>
          <w:rFonts w:ascii="Times New Roman" w:eastAsia="Times New Roman" w:hAnsi="Times New Roman" w:cs="Times New Roman"/>
          <w:b/>
          <w:bCs/>
        </w:rPr>
        <w:t>Data Analytics Capstone Final Report</w:t>
      </w:r>
      <w:r w:rsidR="00250566">
        <w:rPr>
          <w:rFonts w:ascii="Times New Roman" w:eastAsia="Times New Roman" w:hAnsi="Times New Roman" w:cs="Times New Roman"/>
          <w:b/>
          <w:bCs/>
        </w:rPr>
        <w:t>:</w:t>
      </w:r>
    </w:p>
    <w:p w14:paraId="1F9681B9" w14:textId="1A79B905" w:rsidR="00250566" w:rsidRPr="00250566" w:rsidRDefault="00FA0452" w:rsidP="00516F0E">
      <w:pPr>
        <w:jc w:val="center"/>
        <w:rPr>
          <w:rFonts w:ascii="Times New Roman" w:eastAsia="Times New Roman" w:hAnsi="Times New Roman" w:cs="Times New Roman"/>
        </w:rPr>
      </w:pPr>
      <w:r>
        <w:rPr>
          <w:rFonts w:ascii="Times New Roman" w:eastAsia="Times New Roman" w:hAnsi="Times New Roman" w:cs="Times New Roman"/>
        </w:rPr>
        <w:t>Active Management</w:t>
      </w:r>
      <w:r w:rsidR="00714D57">
        <w:rPr>
          <w:rFonts w:ascii="Times New Roman" w:eastAsia="Times New Roman" w:hAnsi="Times New Roman" w:cs="Times New Roman"/>
        </w:rPr>
        <w:t xml:space="preserve">: </w:t>
      </w:r>
      <w:r w:rsidR="00476D57">
        <w:rPr>
          <w:rFonts w:ascii="Times New Roman" w:eastAsia="Times New Roman" w:hAnsi="Times New Roman" w:cs="Times New Roman"/>
        </w:rPr>
        <w:t>Identifying</w:t>
      </w:r>
      <w:r w:rsidR="009C725E">
        <w:rPr>
          <w:rFonts w:ascii="Times New Roman" w:eastAsia="Times New Roman" w:hAnsi="Times New Roman" w:cs="Times New Roman"/>
        </w:rPr>
        <w:t xml:space="preserve"> Opportunities for Use</w:t>
      </w:r>
    </w:p>
    <w:p w14:paraId="15CBA519" w14:textId="2E252D4A" w:rsidR="00516F0E" w:rsidRDefault="00516F0E" w:rsidP="00516F0E">
      <w:pPr>
        <w:jc w:val="center"/>
        <w:rPr>
          <w:rFonts w:ascii="Times New Roman" w:eastAsia="Times New Roman" w:hAnsi="Times New Roman" w:cs="Times New Roman"/>
        </w:rPr>
      </w:pPr>
      <w:r>
        <w:rPr>
          <w:rFonts w:ascii="Times New Roman" w:eastAsia="Times New Roman" w:hAnsi="Times New Roman" w:cs="Times New Roman"/>
        </w:rPr>
        <w:t>Curtis Schrack, Conor Keating, Jordan Sabol</w:t>
      </w:r>
      <w:r w:rsidR="00714D57">
        <w:rPr>
          <w:rFonts w:ascii="Times New Roman" w:eastAsia="Times New Roman" w:hAnsi="Times New Roman" w:cs="Times New Roman"/>
        </w:rPr>
        <w:t xml:space="preserve"> &amp;</w:t>
      </w:r>
      <w:r w:rsidR="000E7FBE">
        <w:rPr>
          <w:rFonts w:ascii="Times New Roman" w:eastAsia="Times New Roman" w:hAnsi="Times New Roman" w:cs="Times New Roman"/>
        </w:rPr>
        <w:t xml:space="preserve"> </w:t>
      </w:r>
      <w:r w:rsidR="00AA43B2">
        <w:rPr>
          <w:rFonts w:ascii="Times New Roman" w:eastAsia="Times New Roman" w:hAnsi="Times New Roman" w:cs="Times New Roman"/>
        </w:rPr>
        <w:t>Pat O’Reilly</w:t>
      </w:r>
    </w:p>
    <w:p w14:paraId="5D87F57C" w14:textId="23723638" w:rsidR="4A3C1830" w:rsidRPr="00A8384B" w:rsidRDefault="00516F0E" w:rsidP="00A8384B">
      <w:pPr>
        <w:jc w:val="center"/>
        <w:rPr>
          <w:rFonts w:ascii="Times New Roman" w:eastAsia="Times New Roman" w:hAnsi="Times New Roman" w:cs="Times New Roman"/>
        </w:rPr>
      </w:pPr>
      <w:r>
        <w:rPr>
          <w:rFonts w:ascii="Times New Roman" w:eastAsia="Times New Roman" w:hAnsi="Times New Roman" w:cs="Times New Roman"/>
        </w:rPr>
        <w:t>5/9/2023</w:t>
      </w:r>
    </w:p>
    <w:p w14:paraId="717817BA" w14:textId="77777777" w:rsidR="00D13091" w:rsidRDefault="00D13091" w:rsidP="00D13091">
      <w:pPr>
        <w:rPr>
          <w:rFonts w:ascii="Times New Roman" w:eastAsia="Times New Roman" w:hAnsi="Times New Roman" w:cs="Times New Roman"/>
          <w:b/>
          <w:bCs/>
        </w:rPr>
      </w:pPr>
      <w:r>
        <w:rPr>
          <w:rFonts w:ascii="Times New Roman" w:eastAsia="Times New Roman" w:hAnsi="Times New Roman" w:cs="Times New Roman"/>
          <w:b/>
          <w:bCs/>
        </w:rPr>
        <w:t>1. Purpose</w:t>
      </w:r>
    </w:p>
    <w:p w14:paraId="27333F7F" w14:textId="1C35BAE6" w:rsidR="00D13091" w:rsidRDefault="00A659D5" w:rsidP="00FA339D">
      <w:pPr>
        <w:spacing w:line="240" w:lineRule="auto"/>
        <w:rPr>
          <w:rFonts w:ascii="Times New Roman" w:eastAsia="Times New Roman" w:hAnsi="Times New Roman" w:cs="Times New Roman"/>
        </w:rPr>
      </w:pPr>
      <w:r w:rsidRPr="00A659D5">
        <w:rPr>
          <w:rFonts w:ascii="Times New Roman" w:eastAsia="Times New Roman" w:hAnsi="Times New Roman" w:cs="Times New Roman"/>
        </w:rPr>
        <w:t xml:space="preserve">The main goal of this project is to identify opportunities for active management to perform passive management. Active management is when an individual decides whether to buy, sell, or hold a fund, while passive management focuses on leaving a fund to grow over time to get the 10% market return. The group used metrics such as cross-sectional standard deviation and pairwise correlations of daily </w:t>
      </w:r>
      <w:r w:rsidR="009C55A2">
        <w:rPr>
          <w:rFonts w:ascii="Times New Roman" w:eastAsia="Times New Roman" w:hAnsi="Times New Roman" w:cs="Times New Roman"/>
        </w:rPr>
        <w:t>stock</w:t>
      </w:r>
      <w:r w:rsidRPr="00A659D5">
        <w:rPr>
          <w:rFonts w:ascii="Times New Roman" w:eastAsia="Times New Roman" w:hAnsi="Times New Roman" w:cs="Times New Roman"/>
        </w:rPr>
        <w:t xml:space="preserve"> returns to determine when a fund might be in a state of high volatility. These high volatility points mark areas active management can provide the ability to recognize high profit or loss. We plan to test the hypothesis that moments where there is a low pairwise correlation (when stocks in the fund do not relate to each other) and a high cross-sectional standard deviation (when value is above an acceptable change in gain or loss). From this, we hope to determine day-by-day areas of opportunity.</w:t>
      </w:r>
    </w:p>
    <w:p w14:paraId="7417A79A" w14:textId="77777777" w:rsidR="00D13091" w:rsidRDefault="00D13091" w:rsidP="00D13091">
      <w:pPr>
        <w:rPr>
          <w:rFonts w:ascii="Times New Roman" w:eastAsia="Times New Roman" w:hAnsi="Times New Roman" w:cs="Times New Roman"/>
          <w:b/>
          <w:bCs/>
        </w:rPr>
      </w:pPr>
      <w:r>
        <w:rPr>
          <w:rFonts w:ascii="Times New Roman" w:eastAsia="Times New Roman" w:hAnsi="Times New Roman" w:cs="Times New Roman"/>
          <w:b/>
          <w:bCs/>
        </w:rPr>
        <w:t>2. Background</w:t>
      </w:r>
    </w:p>
    <w:p w14:paraId="04CE6E62" w14:textId="7582F7B0" w:rsidR="00627248" w:rsidRPr="00627248" w:rsidRDefault="00627248" w:rsidP="00FA339D">
      <w:pPr>
        <w:rPr>
          <w:rFonts w:ascii="Times New Roman" w:eastAsia="Times New Roman" w:hAnsi="Times New Roman" w:cs="Times New Roman"/>
        </w:rPr>
      </w:pPr>
      <w:r w:rsidRPr="00627248">
        <w:rPr>
          <w:rFonts w:ascii="Times New Roman" w:eastAsia="Times New Roman" w:hAnsi="Times New Roman" w:cs="Times New Roman"/>
        </w:rPr>
        <w:t xml:space="preserve">The group's primary goal was to build a program to help recognize active management </w:t>
      </w:r>
      <w:r w:rsidR="004E4BED">
        <w:rPr>
          <w:rFonts w:ascii="Times New Roman" w:eastAsia="Times New Roman" w:hAnsi="Times New Roman" w:cs="Times New Roman"/>
        </w:rPr>
        <w:t xml:space="preserve">opportunity </w:t>
      </w:r>
      <w:r w:rsidRPr="00627248">
        <w:rPr>
          <w:rFonts w:ascii="Times New Roman" w:eastAsia="Times New Roman" w:hAnsi="Times New Roman" w:cs="Times New Roman"/>
        </w:rPr>
        <w:t xml:space="preserve">periods. Pat </w:t>
      </w:r>
      <w:r w:rsidR="1065B38F" w:rsidRPr="092E4DA9">
        <w:rPr>
          <w:rFonts w:ascii="Times New Roman" w:eastAsia="Times New Roman" w:hAnsi="Times New Roman" w:cs="Times New Roman"/>
        </w:rPr>
        <w:t>O'Reilly</w:t>
      </w:r>
      <w:r w:rsidRPr="00627248">
        <w:rPr>
          <w:rFonts w:ascii="Times New Roman" w:eastAsia="Times New Roman" w:hAnsi="Times New Roman" w:cs="Times New Roman"/>
        </w:rPr>
        <w:t xml:space="preserve">, </w:t>
      </w:r>
      <w:r w:rsidR="004E4BED">
        <w:rPr>
          <w:rFonts w:ascii="Times New Roman" w:eastAsia="Times New Roman" w:hAnsi="Times New Roman" w:cs="Times New Roman"/>
        </w:rPr>
        <w:t>of the Federated Hermes Business Support Team</w:t>
      </w:r>
      <w:r w:rsidRPr="00627248">
        <w:rPr>
          <w:rFonts w:ascii="Times New Roman" w:eastAsia="Times New Roman" w:hAnsi="Times New Roman" w:cs="Times New Roman"/>
        </w:rPr>
        <w:t xml:space="preserve">, described the expectations of the project as a program that can pull </w:t>
      </w:r>
      <w:r w:rsidR="000663A9">
        <w:rPr>
          <w:rFonts w:ascii="Times New Roman" w:eastAsia="Times New Roman" w:hAnsi="Times New Roman" w:cs="Times New Roman"/>
        </w:rPr>
        <w:t>financial</w:t>
      </w:r>
      <w:r w:rsidRPr="00627248">
        <w:rPr>
          <w:rFonts w:ascii="Times New Roman" w:eastAsia="Times New Roman" w:hAnsi="Times New Roman" w:cs="Times New Roman"/>
        </w:rPr>
        <w:t xml:space="preserve"> data, perform pairwise correlation and standard deviation calculations, and display these in an easy-to-read </w:t>
      </w:r>
      <w:r w:rsidR="000663A9">
        <w:rPr>
          <w:rFonts w:ascii="Times New Roman" w:eastAsia="Times New Roman" w:hAnsi="Times New Roman" w:cs="Times New Roman"/>
        </w:rPr>
        <w:t>graph</w:t>
      </w:r>
      <w:r w:rsidRPr="00627248">
        <w:rPr>
          <w:rFonts w:ascii="Times New Roman" w:eastAsia="Times New Roman" w:hAnsi="Times New Roman" w:cs="Times New Roman"/>
        </w:rPr>
        <w:t xml:space="preserve">. After the first </w:t>
      </w:r>
      <w:r w:rsidR="009B5F1F">
        <w:rPr>
          <w:rFonts w:ascii="Times New Roman" w:eastAsia="Times New Roman" w:hAnsi="Times New Roman" w:cs="Times New Roman"/>
        </w:rPr>
        <w:t>few</w:t>
      </w:r>
      <w:r w:rsidRPr="00627248">
        <w:rPr>
          <w:rFonts w:ascii="Times New Roman" w:eastAsia="Times New Roman" w:hAnsi="Times New Roman" w:cs="Times New Roman"/>
        </w:rPr>
        <w:t xml:space="preserve"> meetings with Pat and Dr. </w:t>
      </w:r>
      <w:proofErr w:type="spellStart"/>
      <w:r w:rsidRPr="00627248">
        <w:rPr>
          <w:rFonts w:ascii="Times New Roman" w:eastAsia="Times New Roman" w:hAnsi="Times New Roman" w:cs="Times New Roman"/>
        </w:rPr>
        <w:t>Pe</w:t>
      </w:r>
      <w:r w:rsidR="00BB324A">
        <w:rPr>
          <w:rFonts w:ascii="Times New Roman" w:eastAsia="Times New Roman" w:hAnsi="Times New Roman" w:cs="Times New Roman"/>
        </w:rPr>
        <w:t>t</w:t>
      </w:r>
      <w:r w:rsidRPr="00627248">
        <w:rPr>
          <w:rFonts w:ascii="Times New Roman" w:eastAsia="Times New Roman" w:hAnsi="Times New Roman" w:cs="Times New Roman"/>
        </w:rPr>
        <w:t>rovich</w:t>
      </w:r>
      <w:proofErr w:type="spellEnd"/>
      <w:r w:rsidRPr="00627248">
        <w:rPr>
          <w:rFonts w:ascii="Times New Roman" w:eastAsia="Times New Roman" w:hAnsi="Times New Roman" w:cs="Times New Roman"/>
        </w:rPr>
        <w:t xml:space="preserve">, adding a user interface (UI) was the best way to present the project. This addition led to the project being built using Python. Python was chosen based on a large amount of support for libraries that a programmer can use to implement the calculation alongside </w:t>
      </w:r>
      <w:r w:rsidR="009B5F1F">
        <w:rPr>
          <w:rFonts w:ascii="Times New Roman" w:eastAsia="Times New Roman" w:hAnsi="Times New Roman" w:cs="Times New Roman"/>
        </w:rPr>
        <w:t xml:space="preserve">a </w:t>
      </w:r>
      <w:r w:rsidRPr="00627248">
        <w:rPr>
          <w:rFonts w:ascii="Times New Roman" w:eastAsia="Times New Roman" w:hAnsi="Times New Roman" w:cs="Times New Roman"/>
        </w:rPr>
        <w:t>programmer</w:t>
      </w:r>
      <w:r w:rsidR="009B5F1F">
        <w:rPr>
          <w:rFonts w:ascii="Times New Roman" w:eastAsia="Times New Roman" w:hAnsi="Times New Roman" w:cs="Times New Roman"/>
        </w:rPr>
        <w:t>-</w:t>
      </w:r>
      <w:r w:rsidRPr="00627248">
        <w:rPr>
          <w:rFonts w:ascii="Times New Roman" w:eastAsia="Times New Roman" w:hAnsi="Times New Roman" w:cs="Times New Roman"/>
        </w:rPr>
        <w:t>friendly UI environment.</w:t>
      </w:r>
    </w:p>
    <w:p w14:paraId="7E6D5A0C" w14:textId="4E1A0F50" w:rsidR="00627248" w:rsidRPr="00627248" w:rsidRDefault="00627248" w:rsidP="00FA339D">
      <w:pPr>
        <w:rPr>
          <w:rFonts w:ascii="Times New Roman" w:eastAsia="Times New Roman" w:hAnsi="Times New Roman" w:cs="Times New Roman"/>
        </w:rPr>
      </w:pPr>
      <w:r w:rsidRPr="00627248">
        <w:rPr>
          <w:rFonts w:ascii="Times New Roman" w:eastAsia="Times New Roman" w:hAnsi="Times New Roman" w:cs="Times New Roman"/>
        </w:rPr>
        <w:t xml:space="preserve">We started by first developing a way to perform the calculations. Pat provided the group with a CSV file </w:t>
      </w:r>
      <w:r w:rsidR="009B5F1F">
        <w:rPr>
          <w:rFonts w:ascii="Times New Roman" w:eastAsia="Times New Roman" w:hAnsi="Times New Roman" w:cs="Times New Roman"/>
        </w:rPr>
        <w:t>in which</w:t>
      </w:r>
      <w:r w:rsidRPr="00627248">
        <w:rPr>
          <w:rFonts w:ascii="Times New Roman" w:eastAsia="Times New Roman" w:hAnsi="Times New Roman" w:cs="Times New Roman"/>
        </w:rPr>
        <w:t xml:space="preserve"> we pulled the data from the file into our programming environment. The group worked on a few ways to get the standard deviations and correlations based on a </w:t>
      </w:r>
      <w:proofErr w:type="gramStart"/>
      <w:r w:rsidRPr="00627248">
        <w:rPr>
          <w:rFonts w:ascii="Times New Roman" w:eastAsia="Times New Roman" w:hAnsi="Times New Roman" w:cs="Times New Roman"/>
        </w:rPr>
        <w:t xml:space="preserve">day-by-day </w:t>
      </w:r>
      <w:r w:rsidR="0017721F">
        <w:rPr>
          <w:rFonts w:ascii="Times New Roman" w:eastAsia="Times New Roman" w:hAnsi="Times New Roman" w:cs="Times New Roman"/>
        </w:rPr>
        <w:t>returns of tickers</w:t>
      </w:r>
      <w:proofErr w:type="gramEnd"/>
      <w:r w:rsidRPr="00627248">
        <w:rPr>
          <w:rFonts w:ascii="Times New Roman" w:eastAsia="Times New Roman" w:hAnsi="Times New Roman" w:cs="Times New Roman"/>
        </w:rPr>
        <w:t>. It was decided to put the information in a data frame and use a loop to get the information one day at a time. Initially, the group found that the calculation process took too long. After some experimentation, the group took a fifteen-minute process down to under two minutes by removing two loops.</w:t>
      </w:r>
    </w:p>
    <w:p w14:paraId="44248442" w14:textId="77777777" w:rsidR="00627248" w:rsidRPr="00627248" w:rsidRDefault="00627248" w:rsidP="00FA339D">
      <w:pPr>
        <w:rPr>
          <w:rFonts w:ascii="Times New Roman" w:eastAsia="Times New Roman" w:hAnsi="Times New Roman" w:cs="Times New Roman"/>
        </w:rPr>
      </w:pPr>
      <w:r w:rsidRPr="00627248">
        <w:rPr>
          <w:rFonts w:ascii="Times New Roman" w:eastAsia="Times New Roman" w:hAnsi="Times New Roman" w:cs="Times New Roman"/>
        </w:rPr>
        <w:t xml:space="preserve">The next step was adding graphing. The graphing took about a week to build the initial design. The graph was an ever-changing part of the project, with it being manipulated on a weekly basis to fit the needs of new additions. The first design contained the correlations, standard deviations over time, and the medians for both metrics. Once the areas of opportunity were determined later in the project, we added these areas by displaying them with shaded color areas between the two </w:t>
      </w:r>
      <w:r w:rsidRPr="00627248">
        <w:rPr>
          <w:rFonts w:ascii="Times New Roman" w:eastAsia="Times New Roman" w:hAnsi="Times New Roman" w:cs="Times New Roman"/>
        </w:rPr>
        <w:lastRenderedPageBreak/>
        <w:t>median lines. A few minor visual tweaks were made to the graph, such as line color changes to improve the viewing experience.</w:t>
      </w:r>
    </w:p>
    <w:p w14:paraId="13D4AF04" w14:textId="2A7C74DB" w:rsidR="00CC4DCD" w:rsidRDefault="00CE136B" w:rsidP="00FA339D">
      <w:pPr>
        <w:rPr>
          <w:rFonts w:ascii="Times New Roman" w:eastAsia="Times New Roman" w:hAnsi="Times New Roman" w:cs="Times New Roman"/>
        </w:rPr>
      </w:pPr>
      <w:r>
        <w:rPr>
          <w:rFonts w:ascii="Times New Roman" w:eastAsia="Times New Roman" w:hAnsi="Times New Roman" w:cs="Times New Roman"/>
        </w:rPr>
        <w:t>The third step was</w:t>
      </w:r>
      <w:r w:rsidR="001F5404">
        <w:rPr>
          <w:rFonts w:ascii="Times New Roman" w:eastAsia="Times New Roman" w:hAnsi="Times New Roman" w:cs="Times New Roman"/>
        </w:rPr>
        <w:t xml:space="preserve"> creating an easy</w:t>
      </w:r>
      <w:r w:rsidR="00627248" w:rsidRPr="00627248">
        <w:rPr>
          <w:rFonts w:ascii="Times New Roman" w:eastAsia="Times New Roman" w:hAnsi="Times New Roman" w:cs="Times New Roman"/>
        </w:rPr>
        <w:t>-</w:t>
      </w:r>
      <w:r w:rsidR="001F5404">
        <w:rPr>
          <w:rFonts w:ascii="Times New Roman" w:eastAsia="Times New Roman" w:hAnsi="Times New Roman" w:cs="Times New Roman"/>
        </w:rPr>
        <w:t>to</w:t>
      </w:r>
      <w:r w:rsidR="00627248" w:rsidRPr="00627248">
        <w:rPr>
          <w:rFonts w:ascii="Times New Roman" w:eastAsia="Times New Roman" w:hAnsi="Times New Roman" w:cs="Times New Roman"/>
        </w:rPr>
        <w:t>-</w:t>
      </w:r>
      <w:r w:rsidR="001F5404">
        <w:rPr>
          <w:rFonts w:ascii="Times New Roman" w:eastAsia="Times New Roman" w:hAnsi="Times New Roman" w:cs="Times New Roman"/>
        </w:rPr>
        <w:t>bu</w:t>
      </w:r>
      <w:r w:rsidR="00525C5E">
        <w:rPr>
          <w:rFonts w:ascii="Times New Roman" w:eastAsia="Times New Roman" w:hAnsi="Times New Roman" w:cs="Times New Roman"/>
        </w:rPr>
        <w:t xml:space="preserve">ild system </w:t>
      </w:r>
      <w:r w:rsidR="006F003E">
        <w:rPr>
          <w:rFonts w:ascii="Times New Roman" w:eastAsia="Times New Roman" w:hAnsi="Times New Roman" w:cs="Times New Roman"/>
        </w:rPr>
        <w:t xml:space="preserve">to add funds to the program. </w:t>
      </w:r>
      <w:r w:rsidR="00541751">
        <w:rPr>
          <w:rFonts w:ascii="Times New Roman" w:eastAsia="Times New Roman" w:hAnsi="Times New Roman" w:cs="Times New Roman"/>
        </w:rPr>
        <w:t xml:space="preserve">This process was </w:t>
      </w:r>
      <w:r w:rsidR="00CE1934">
        <w:rPr>
          <w:rFonts w:ascii="Times New Roman" w:eastAsia="Times New Roman" w:hAnsi="Times New Roman" w:cs="Times New Roman"/>
        </w:rPr>
        <w:t xml:space="preserve">where the group reached their biggest hurdle. </w:t>
      </w:r>
      <w:r w:rsidR="001E7221">
        <w:rPr>
          <w:rFonts w:ascii="Times New Roman" w:eastAsia="Times New Roman" w:hAnsi="Times New Roman" w:cs="Times New Roman"/>
        </w:rPr>
        <w:t xml:space="preserve">The </w:t>
      </w:r>
      <w:r w:rsidR="0066628C">
        <w:rPr>
          <w:rFonts w:ascii="Times New Roman" w:eastAsia="Times New Roman" w:hAnsi="Times New Roman" w:cs="Times New Roman"/>
        </w:rPr>
        <w:t>first attempt was to pull data direct</w:t>
      </w:r>
      <w:r w:rsidR="006B5BAD">
        <w:rPr>
          <w:rFonts w:ascii="Times New Roman" w:eastAsia="Times New Roman" w:hAnsi="Times New Roman" w:cs="Times New Roman"/>
        </w:rPr>
        <w:t xml:space="preserve">ly from </w:t>
      </w:r>
      <w:r w:rsidR="00627248" w:rsidRPr="00627248">
        <w:rPr>
          <w:rFonts w:ascii="Times New Roman" w:eastAsia="Times New Roman" w:hAnsi="Times New Roman" w:cs="Times New Roman"/>
        </w:rPr>
        <w:t>an</w:t>
      </w:r>
      <w:r w:rsidR="006B5BAD">
        <w:rPr>
          <w:rFonts w:ascii="Times New Roman" w:eastAsia="Times New Roman" w:hAnsi="Times New Roman" w:cs="Times New Roman"/>
        </w:rPr>
        <w:t xml:space="preserve"> </w:t>
      </w:r>
      <w:r w:rsidR="008E5430">
        <w:rPr>
          <w:rFonts w:ascii="Times New Roman" w:eastAsia="Times New Roman" w:hAnsi="Times New Roman" w:cs="Times New Roman"/>
        </w:rPr>
        <w:t>in</w:t>
      </w:r>
      <w:r w:rsidR="009826A2">
        <w:rPr>
          <w:rFonts w:ascii="Times New Roman" w:eastAsia="Times New Roman" w:hAnsi="Times New Roman" w:cs="Times New Roman"/>
        </w:rPr>
        <w:t xml:space="preserve">vestor insight </w:t>
      </w:r>
      <w:r w:rsidR="00925B69">
        <w:rPr>
          <w:rFonts w:ascii="Times New Roman" w:eastAsia="Times New Roman" w:hAnsi="Times New Roman" w:cs="Times New Roman"/>
        </w:rPr>
        <w:t>product called Morning</w:t>
      </w:r>
      <w:r w:rsidR="00003D00">
        <w:rPr>
          <w:rFonts w:ascii="Times New Roman" w:eastAsia="Times New Roman" w:hAnsi="Times New Roman" w:cs="Times New Roman"/>
        </w:rPr>
        <w:t>s</w:t>
      </w:r>
      <w:r w:rsidR="00925B69">
        <w:rPr>
          <w:rFonts w:ascii="Times New Roman" w:eastAsia="Times New Roman" w:hAnsi="Times New Roman" w:cs="Times New Roman"/>
        </w:rPr>
        <w:t xml:space="preserve">tar. </w:t>
      </w:r>
      <w:r w:rsidR="00C469D9">
        <w:rPr>
          <w:rFonts w:ascii="Times New Roman" w:eastAsia="Times New Roman" w:hAnsi="Times New Roman" w:cs="Times New Roman"/>
        </w:rPr>
        <w:t>Morning</w:t>
      </w:r>
      <w:r w:rsidR="00003D00">
        <w:rPr>
          <w:rFonts w:ascii="Times New Roman" w:eastAsia="Times New Roman" w:hAnsi="Times New Roman" w:cs="Times New Roman"/>
        </w:rPr>
        <w:t>s</w:t>
      </w:r>
      <w:r w:rsidR="00C469D9">
        <w:rPr>
          <w:rFonts w:ascii="Times New Roman" w:eastAsia="Times New Roman" w:hAnsi="Times New Roman" w:cs="Times New Roman"/>
        </w:rPr>
        <w:t xml:space="preserve">tar was </w:t>
      </w:r>
      <w:r w:rsidR="00627248" w:rsidRPr="00627248">
        <w:rPr>
          <w:rFonts w:ascii="Times New Roman" w:eastAsia="Times New Roman" w:hAnsi="Times New Roman" w:cs="Times New Roman"/>
        </w:rPr>
        <w:t xml:space="preserve">a </w:t>
      </w:r>
      <w:r w:rsidR="00353EFD">
        <w:rPr>
          <w:rFonts w:ascii="Times New Roman" w:eastAsia="Times New Roman" w:hAnsi="Times New Roman" w:cs="Times New Roman"/>
        </w:rPr>
        <w:t xml:space="preserve">program that </w:t>
      </w:r>
      <w:r w:rsidR="00F43236">
        <w:rPr>
          <w:rFonts w:ascii="Times New Roman" w:eastAsia="Times New Roman" w:hAnsi="Times New Roman" w:cs="Times New Roman"/>
        </w:rPr>
        <w:t>Federated</w:t>
      </w:r>
      <w:r w:rsidR="00353EFD">
        <w:rPr>
          <w:rFonts w:ascii="Times New Roman" w:eastAsia="Times New Roman" w:hAnsi="Times New Roman" w:cs="Times New Roman"/>
        </w:rPr>
        <w:t xml:space="preserve"> Herm</w:t>
      </w:r>
      <w:r w:rsidR="00F43236">
        <w:rPr>
          <w:rFonts w:ascii="Times New Roman" w:eastAsia="Times New Roman" w:hAnsi="Times New Roman" w:cs="Times New Roman"/>
        </w:rPr>
        <w:t xml:space="preserve">es used for </w:t>
      </w:r>
      <w:r w:rsidR="00AC05B6">
        <w:rPr>
          <w:rFonts w:ascii="Times New Roman" w:eastAsia="Times New Roman" w:hAnsi="Times New Roman" w:cs="Times New Roman"/>
        </w:rPr>
        <w:t>evaluating funds</w:t>
      </w:r>
      <w:r w:rsidR="009C6B5B">
        <w:rPr>
          <w:rFonts w:ascii="Times New Roman" w:eastAsia="Times New Roman" w:hAnsi="Times New Roman" w:cs="Times New Roman"/>
        </w:rPr>
        <w:t>. Morning</w:t>
      </w:r>
      <w:r w:rsidR="00003D00">
        <w:rPr>
          <w:rFonts w:ascii="Times New Roman" w:eastAsia="Times New Roman" w:hAnsi="Times New Roman" w:cs="Times New Roman"/>
        </w:rPr>
        <w:t>s</w:t>
      </w:r>
      <w:r w:rsidR="009C6B5B">
        <w:rPr>
          <w:rFonts w:ascii="Times New Roman" w:eastAsia="Times New Roman" w:hAnsi="Times New Roman" w:cs="Times New Roman"/>
        </w:rPr>
        <w:t xml:space="preserve">tar had recently added a </w:t>
      </w:r>
      <w:r w:rsidR="00526AA3">
        <w:rPr>
          <w:rFonts w:ascii="Times New Roman" w:eastAsia="Times New Roman" w:hAnsi="Times New Roman" w:cs="Times New Roman"/>
        </w:rPr>
        <w:t>P</w:t>
      </w:r>
      <w:r w:rsidR="00F35188">
        <w:rPr>
          <w:rFonts w:ascii="Times New Roman" w:eastAsia="Times New Roman" w:hAnsi="Times New Roman" w:cs="Times New Roman"/>
        </w:rPr>
        <w:t xml:space="preserve">ython </w:t>
      </w:r>
      <w:proofErr w:type="spellStart"/>
      <w:r w:rsidR="00526AA3">
        <w:rPr>
          <w:rFonts w:ascii="Times New Roman" w:eastAsia="Times New Roman" w:hAnsi="Times New Roman" w:cs="Times New Roman"/>
        </w:rPr>
        <w:t>J</w:t>
      </w:r>
      <w:r w:rsidR="00C4001C">
        <w:rPr>
          <w:rFonts w:ascii="Times New Roman" w:eastAsia="Times New Roman" w:hAnsi="Times New Roman" w:cs="Times New Roman"/>
        </w:rPr>
        <w:t>upyter</w:t>
      </w:r>
      <w:proofErr w:type="spellEnd"/>
      <w:r w:rsidR="00C4001C">
        <w:rPr>
          <w:rFonts w:ascii="Times New Roman" w:eastAsia="Times New Roman" w:hAnsi="Times New Roman" w:cs="Times New Roman"/>
        </w:rPr>
        <w:t xml:space="preserve"> </w:t>
      </w:r>
      <w:r w:rsidR="00526AA3">
        <w:rPr>
          <w:rFonts w:ascii="Times New Roman" w:eastAsia="Times New Roman" w:hAnsi="Times New Roman" w:cs="Times New Roman"/>
        </w:rPr>
        <w:t>L</w:t>
      </w:r>
      <w:r w:rsidR="00C4001C">
        <w:rPr>
          <w:rFonts w:ascii="Times New Roman" w:eastAsia="Times New Roman" w:hAnsi="Times New Roman" w:cs="Times New Roman"/>
        </w:rPr>
        <w:t xml:space="preserve">ab environment </w:t>
      </w:r>
      <w:r w:rsidR="00304BAC">
        <w:rPr>
          <w:rFonts w:ascii="Times New Roman" w:eastAsia="Times New Roman" w:hAnsi="Times New Roman" w:cs="Times New Roman"/>
        </w:rPr>
        <w:t xml:space="preserve">called </w:t>
      </w:r>
      <w:r w:rsidR="00627248" w:rsidRPr="00627248">
        <w:rPr>
          <w:rFonts w:ascii="Times New Roman" w:eastAsia="Times New Roman" w:hAnsi="Times New Roman" w:cs="Times New Roman"/>
        </w:rPr>
        <w:t>Analytics Lab.</w:t>
      </w:r>
      <w:r w:rsidR="00F35188">
        <w:rPr>
          <w:rFonts w:ascii="Times New Roman" w:eastAsia="Times New Roman" w:hAnsi="Times New Roman" w:cs="Times New Roman"/>
        </w:rPr>
        <w:t xml:space="preserve"> The group initially </w:t>
      </w:r>
      <w:r w:rsidR="00627248" w:rsidRPr="00627248">
        <w:rPr>
          <w:rFonts w:ascii="Times New Roman" w:eastAsia="Times New Roman" w:hAnsi="Times New Roman" w:cs="Times New Roman"/>
        </w:rPr>
        <w:t>built</w:t>
      </w:r>
      <w:r w:rsidR="00F35188">
        <w:rPr>
          <w:rFonts w:ascii="Times New Roman" w:eastAsia="Times New Roman" w:hAnsi="Times New Roman" w:cs="Times New Roman"/>
        </w:rPr>
        <w:t xml:space="preserve"> </w:t>
      </w:r>
      <w:r w:rsidR="009F34AE">
        <w:rPr>
          <w:rFonts w:ascii="Times New Roman" w:eastAsia="Times New Roman" w:hAnsi="Times New Roman" w:cs="Times New Roman"/>
        </w:rPr>
        <w:t xml:space="preserve">the project in </w:t>
      </w:r>
      <w:r w:rsidR="00627248" w:rsidRPr="00627248">
        <w:rPr>
          <w:rFonts w:ascii="Times New Roman" w:eastAsia="Times New Roman" w:hAnsi="Times New Roman" w:cs="Times New Roman"/>
        </w:rPr>
        <w:t>Analytics Lab</w:t>
      </w:r>
      <w:r w:rsidR="009F34AE">
        <w:rPr>
          <w:rFonts w:ascii="Times New Roman" w:eastAsia="Times New Roman" w:hAnsi="Times New Roman" w:cs="Times New Roman"/>
        </w:rPr>
        <w:t xml:space="preserve"> but found </w:t>
      </w:r>
      <w:r w:rsidR="00F832AB">
        <w:rPr>
          <w:rFonts w:ascii="Times New Roman" w:eastAsia="Times New Roman" w:hAnsi="Times New Roman" w:cs="Times New Roman"/>
        </w:rPr>
        <w:t>multiple issues</w:t>
      </w:r>
      <w:r w:rsidR="005C2AE0">
        <w:rPr>
          <w:rFonts w:ascii="Times New Roman" w:eastAsia="Times New Roman" w:hAnsi="Times New Roman" w:cs="Times New Roman"/>
        </w:rPr>
        <w:t>. The first is due to</w:t>
      </w:r>
      <w:r w:rsidR="00003D00" w:rsidRPr="00627248">
        <w:rPr>
          <w:rFonts w:ascii="Times New Roman" w:eastAsia="Times New Roman" w:hAnsi="Times New Roman" w:cs="Times New Roman"/>
        </w:rPr>
        <w:t xml:space="preserve"> </w:t>
      </w:r>
      <w:proofErr w:type="gramStart"/>
      <w:r w:rsidR="00003D00" w:rsidRPr="00627248">
        <w:rPr>
          <w:rFonts w:ascii="Times New Roman" w:eastAsia="Times New Roman" w:hAnsi="Times New Roman" w:cs="Times New Roman"/>
        </w:rPr>
        <w:t>Analytics</w:t>
      </w:r>
      <w:proofErr w:type="gramEnd"/>
      <w:r w:rsidR="00627248" w:rsidRPr="00627248">
        <w:rPr>
          <w:rFonts w:ascii="Times New Roman" w:eastAsia="Times New Roman" w:hAnsi="Times New Roman" w:cs="Times New Roman"/>
        </w:rPr>
        <w:t xml:space="preserve"> Lab</w:t>
      </w:r>
      <w:r w:rsidR="005C2AE0">
        <w:rPr>
          <w:rFonts w:ascii="Times New Roman" w:eastAsia="Times New Roman" w:hAnsi="Times New Roman" w:cs="Times New Roman"/>
        </w:rPr>
        <w:t xml:space="preserve"> being less than a year old</w:t>
      </w:r>
      <w:r w:rsidR="00627248" w:rsidRPr="00627248">
        <w:rPr>
          <w:rFonts w:ascii="Times New Roman" w:eastAsia="Times New Roman" w:hAnsi="Times New Roman" w:cs="Times New Roman"/>
        </w:rPr>
        <w:t>,</w:t>
      </w:r>
      <w:r w:rsidR="005C2AE0">
        <w:rPr>
          <w:rFonts w:ascii="Times New Roman" w:eastAsia="Times New Roman" w:hAnsi="Times New Roman" w:cs="Times New Roman"/>
        </w:rPr>
        <w:t xml:space="preserve"> there was limited documentation on how to use the </w:t>
      </w:r>
      <w:r w:rsidR="003A6D7F">
        <w:rPr>
          <w:rFonts w:ascii="Times New Roman" w:eastAsia="Times New Roman" w:hAnsi="Times New Roman" w:cs="Times New Roman"/>
        </w:rPr>
        <w:t xml:space="preserve">system. </w:t>
      </w:r>
      <w:r w:rsidR="00FD2D1F">
        <w:rPr>
          <w:rFonts w:ascii="Times New Roman" w:eastAsia="Times New Roman" w:hAnsi="Times New Roman" w:cs="Times New Roman"/>
        </w:rPr>
        <w:t xml:space="preserve">Once the group found out how to </w:t>
      </w:r>
      <w:r w:rsidR="00D70585">
        <w:rPr>
          <w:rFonts w:ascii="Times New Roman" w:eastAsia="Times New Roman" w:hAnsi="Times New Roman" w:cs="Times New Roman"/>
        </w:rPr>
        <w:t xml:space="preserve">pull data </w:t>
      </w:r>
      <w:r w:rsidR="00261E7E">
        <w:rPr>
          <w:rFonts w:ascii="Times New Roman" w:eastAsia="Times New Roman" w:hAnsi="Times New Roman" w:cs="Times New Roman"/>
        </w:rPr>
        <w:t>correctly</w:t>
      </w:r>
      <w:r w:rsidR="00627248" w:rsidRPr="00627248">
        <w:rPr>
          <w:rFonts w:ascii="Times New Roman" w:eastAsia="Times New Roman" w:hAnsi="Times New Roman" w:cs="Times New Roman"/>
        </w:rPr>
        <w:t>,</w:t>
      </w:r>
      <w:r w:rsidR="00261E7E">
        <w:rPr>
          <w:rFonts w:ascii="Times New Roman" w:eastAsia="Times New Roman" w:hAnsi="Times New Roman" w:cs="Times New Roman"/>
        </w:rPr>
        <w:t xml:space="preserve"> </w:t>
      </w:r>
      <w:r w:rsidR="009D1700">
        <w:rPr>
          <w:rFonts w:ascii="Times New Roman" w:eastAsia="Times New Roman" w:hAnsi="Times New Roman" w:cs="Times New Roman"/>
        </w:rPr>
        <w:t xml:space="preserve">there was another hurdle where </w:t>
      </w:r>
      <w:r w:rsidR="00AC6BC2">
        <w:rPr>
          <w:rFonts w:ascii="Times New Roman" w:eastAsia="Times New Roman" w:hAnsi="Times New Roman" w:cs="Times New Roman"/>
        </w:rPr>
        <w:t xml:space="preserve">a limited amount of </w:t>
      </w:r>
      <w:r w:rsidR="00677313">
        <w:rPr>
          <w:rFonts w:ascii="Times New Roman" w:eastAsia="Times New Roman" w:hAnsi="Times New Roman" w:cs="Times New Roman"/>
        </w:rPr>
        <w:t xml:space="preserve">data </w:t>
      </w:r>
      <w:r w:rsidR="00627248" w:rsidRPr="00627248">
        <w:rPr>
          <w:rFonts w:ascii="Times New Roman" w:eastAsia="Times New Roman" w:hAnsi="Times New Roman" w:cs="Times New Roman"/>
        </w:rPr>
        <w:t xml:space="preserve">was </w:t>
      </w:r>
      <w:r w:rsidR="005D0DB7">
        <w:rPr>
          <w:rFonts w:ascii="Times New Roman" w:eastAsia="Times New Roman" w:hAnsi="Times New Roman" w:cs="Times New Roman"/>
        </w:rPr>
        <w:t>allowed to be pulled in one day</w:t>
      </w:r>
      <w:r w:rsidR="00530C63">
        <w:rPr>
          <w:rFonts w:ascii="Times New Roman" w:eastAsia="Times New Roman" w:hAnsi="Times New Roman" w:cs="Times New Roman"/>
        </w:rPr>
        <w:t xml:space="preserve">. This </w:t>
      </w:r>
      <w:r w:rsidR="00627248" w:rsidRPr="00627248">
        <w:rPr>
          <w:rFonts w:ascii="Times New Roman" w:eastAsia="Times New Roman" w:hAnsi="Times New Roman" w:cs="Times New Roman"/>
        </w:rPr>
        <w:t xml:space="preserve">limitation </w:t>
      </w:r>
      <w:r w:rsidR="009F5FB2">
        <w:rPr>
          <w:rFonts w:ascii="Times New Roman" w:eastAsia="Times New Roman" w:hAnsi="Times New Roman" w:cs="Times New Roman"/>
        </w:rPr>
        <w:t>led to a one</w:t>
      </w:r>
      <w:r w:rsidR="00A611F0">
        <w:rPr>
          <w:rFonts w:ascii="Times New Roman" w:eastAsia="Times New Roman" w:hAnsi="Times New Roman" w:cs="Times New Roman"/>
        </w:rPr>
        <w:t>-</w:t>
      </w:r>
      <w:r w:rsidR="009F5FB2">
        <w:rPr>
          <w:rFonts w:ascii="Times New Roman" w:eastAsia="Times New Roman" w:hAnsi="Times New Roman" w:cs="Times New Roman"/>
        </w:rPr>
        <w:t>month</w:t>
      </w:r>
      <w:r w:rsidR="00530C63">
        <w:rPr>
          <w:rFonts w:ascii="Times New Roman" w:eastAsia="Times New Roman" w:hAnsi="Times New Roman" w:cs="Times New Roman"/>
        </w:rPr>
        <w:t xml:space="preserve"> delay</w:t>
      </w:r>
      <w:r w:rsidR="0017136F">
        <w:rPr>
          <w:rFonts w:ascii="Times New Roman" w:eastAsia="Times New Roman" w:hAnsi="Times New Roman" w:cs="Times New Roman"/>
        </w:rPr>
        <w:t xml:space="preserve">, </w:t>
      </w:r>
      <w:r w:rsidR="00627248" w:rsidRPr="00627248">
        <w:rPr>
          <w:rFonts w:ascii="Times New Roman" w:eastAsia="Times New Roman" w:hAnsi="Times New Roman" w:cs="Times New Roman"/>
        </w:rPr>
        <w:t>and</w:t>
      </w:r>
      <w:r w:rsidR="00530C63">
        <w:rPr>
          <w:rFonts w:ascii="Times New Roman" w:eastAsia="Times New Roman" w:hAnsi="Times New Roman" w:cs="Times New Roman"/>
        </w:rPr>
        <w:t xml:space="preserve"> the group </w:t>
      </w:r>
      <w:r w:rsidR="003F359F">
        <w:rPr>
          <w:rFonts w:ascii="Times New Roman" w:eastAsia="Times New Roman" w:hAnsi="Times New Roman" w:cs="Times New Roman"/>
        </w:rPr>
        <w:t xml:space="preserve">experimented with other </w:t>
      </w:r>
      <w:r w:rsidR="00910587">
        <w:rPr>
          <w:rFonts w:ascii="Times New Roman" w:eastAsia="Times New Roman" w:hAnsi="Times New Roman" w:cs="Times New Roman"/>
        </w:rPr>
        <w:t xml:space="preserve">options until </w:t>
      </w:r>
      <w:r w:rsidR="00F33EF1">
        <w:rPr>
          <w:rFonts w:ascii="Times New Roman" w:eastAsia="Times New Roman" w:hAnsi="Times New Roman" w:cs="Times New Roman"/>
        </w:rPr>
        <w:t>the limit was eventually lifted</w:t>
      </w:r>
      <w:r w:rsidR="00BE153B">
        <w:rPr>
          <w:rFonts w:ascii="Times New Roman" w:eastAsia="Times New Roman" w:hAnsi="Times New Roman" w:cs="Times New Roman"/>
        </w:rPr>
        <w:t>.</w:t>
      </w:r>
      <w:r w:rsidR="005C4B75">
        <w:rPr>
          <w:rFonts w:ascii="Times New Roman" w:eastAsia="Times New Roman" w:hAnsi="Times New Roman" w:cs="Times New Roman"/>
        </w:rPr>
        <w:t xml:space="preserve"> During that </w:t>
      </w:r>
      <w:r w:rsidR="00A611F0">
        <w:rPr>
          <w:rFonts w:ascii="Times New Roman" w:eastAsia="Times New Roman" w:hAnsi="Times New Roman" w:cs="Times New Roman"/>
        </w:rPr>
        <w:t>time,</w:t>
      </w:r>
      <w:r w:rsidR="005C4B75">
        <w:rPr>
          <w:rFonts w:ascii="Times New Roman" w:eastAsia="Times New Roman" w:hAnsi="Times New Roman" w:cs="Times New Roman"/>
        </w:rPr>
        <w:t xml:space="preserve"> however</w:t>
      </w:r>
      <w:r w:rsidR="00627248" w:rsidRPr="00627248">
        <w:rPr>
          <w:rFonts w:ascii="Times New Roman" w:eastAsia="Times New Roman" w:hAnsi="Times New Roman" w:cs="Times New Roman"/>
        </w:rPr>
        <w:t>,</w:t>
      </w:r>
      <w:r w:rsidR="005C4B75">
        <w:rPr>
          <w:rFonts w:ascii="Times New Roman" w:eastAsia="Times New Roman" w:hAnsi="Times New Roman" w:cs="Times New Roman"/>
        </w:rPr>
        <w:t xml:space="preserve"> the group created a separate project using </w:t>
      </w:r>
      <w:proofErr w:type="spellStart"/>
      <w:r w:rsidR="005C4B75">
        <w:rPr>
          <w:rFonts w:ascii="Times New Roman" w:eastAsia="Times New Roman" w:hAnsi="Times New Roman" w:cs="Times New Roman"/>
        </w:rPr>
        <w:t>yfinance</w:t>
      </w:r>
      <w:proofErr w:type="spellEnd"/>
      <w:r w:rsidR="005C4B75">
        <w:rPr>
          <w:rFonts w:ascii="Times New Roman" w:eastAsia="Times New Roman" w:hAnsi="Times New Roman" w:cs="Times New Roman"/>
        </w:rPr>
        <w:t xml:space="preserve">, which pulls </w:t>
      </w:r>
      <w:r w:rsidR="00F334CF">
        <w:rPr>
          <w:rFonts w:ascii="Times New Roman" w:eastAsia="Times New Roman" w:hAnsi="Times New Roman" w:cs="Times New Roman"/>
        </w:rPr>
        <w:t>stock information from</w:t>
      </w:r>
      <w:r w:rsidR="00701B10">
        <w:rPr>
          <w:rFonts w:ascii="Times New Roman" w:eastAsia="Times New Roman" w:hAnsi="Times New Roman" w:cs="Times New Roman"/>
        </w:rPr>
        <w:t xml:space="preserve"> </w:t>
      </w:r>
      <w:r w:rsidR="00B224F2">
        <w:rPr>
          <w:rFonts w:ascii="Times New Roman" w:eastAsia="Times New Roman" w:hAnsi="Times New Roman" w:cs="Times New Roman"/>
        </w:rPr>
        <w:t>Y</w:t>
      </w:r>
      <w:r w:rsidR="00701B10">
        <w:rPr>
          <w:rFonts w:ascii="Times New Roman" w:eastAsia="Times New Roman" w:hAnsi="Times New Roman" w:cs="Times New Roman"/>
        </w:rPr>
        <w:t xml:space="preserve">ahoo </w:t>
      </w:r>
      <w:r w:rsidR="00B224F2">
        <w:rPr>
          <w:rFonts w:ascii="Times New Roman" w:eastAsia="Times New Roman" w:hAnsi="Times New Roman" w:cs="Times New Roman"/>
        </w:rPr>
        <w:t>F</w:t>
      </w:r>
      <w:r w:rsidR="00A611F0">
        <w:rPr>
          <w:rFonts w:ascii="Times New Roman" w:eastAsia="Times New Roman" w:hAnsi="Times New Roman" w:cs="Times New Roman"/>
        </w:rPr>
        <w:t>inance.</w:t>
      </w:r>
    </w:p>
    <w:p w14:paraId="51274476" w14:textId="0CD34687" w:rsidR="00534FF6" w:rsidRDefault="005404D8" w:rsidP="00FA339D">
      <w:pPr>
        <w:rPr>
          <w:rFonts w:ascii="Times New Roman" w:eastAsia="Times New Roman" w:hAnsi="Times New Roman" w:cs="Times New Roman"/>
        </w:rPr>
      </w:pPr>
      <w:r>
        <w:rPr>
          <w:rFonts w:ascii="Times New Roman" w:eastAsia="Times New Roman" w:hAnsi="Times New Roman" w:cs="Times New Roman"/>
        </w:rPr>
        <w:t xml:space="preserve">The next </w:t>
      </w:r>
      <w:r w:rsidR="00C6596E">
        <w:rPr>
          <w:rFonts w:ascii="Times New Roman" w:eastAsia="Times New Roman" w:hAnsi="Times New Roman" w:cs="Times New Roman"/>
        </w:rPr>
        <w:t xml:space="preserve">step was creating the areas of opportunity. This </w:t>
      </w:r>
      <w:r w:rsidR="00955B4D">
        <w:rPr>
          <w:rFonts w:ascii="Times New Roman" w:eastAsia="Times New Roman" w:hAnsi="Times New Roman" w:cs="Times New Roman"/>
        </w:rPr>
        <w:t xml:space="preserve">process was done by </w:t>
      </w:r>
      <w:r w:rsidR="001C054C">
        <w:rPr>
          <w:rFonts w:ascii="Times New Roman" w:eastAsia="Times New Roman" w:hAnsi="Times New Roman" w:cs="Times New Roman"/>
        </w:rPr>
        <w:t xml:space="preserve">writing a loop that would evaluate each day and </w:t>
      </w:r>
      <w:r w:rsidR="008947BD">
        <w:rPr>
          <w:rFonts w:ascii="Times New Roman" w:eastAsia="Times New Roman" w:hAnsi="Times New Roman" w:cs="Times New Roman"/>
        </w:rPr>
        <w:t xml:space="preserve">see if the </w:t>
      </w:r>
      <w:r w:rsidR="004E14DA">
        <w:rPr>
          <w:rFonts w:ascii="Times New Roman" w:eastAsia="Times New Roman" w:hAnsi="Times New Roman" w:cs="Times New Roman"/>
        </w:rPr>
        <w:t xml:space="preserve">correlation was lower than the correlation </w:t>
      </w:r>
      <w:r w:rsidR="00627248" w:rsidRPr="00627248">
        <w:rPr>
          <w:rFonts w:ascii="Times New Roman" w:eastAsia="Times New Roman" w:hAnsi="Times New Roman" w:cs="Times New Roman"/>
        </w:rPr>
        <w:t>medi</w:t>
      </w:r>
      <w:r w:rsidR="00E22931">
        <w:rPr>
          <w:rFonts w:ascii="Times New Roman" w:eastAsia="Times New Roman" w:hAnsi="Times New Roman" w:cs="Times New Roman"/>
        </w:rPr>
        <w:t>an</w:t>
      </w:r>
      <w:r w:rsidR="004E14DA">
        <w:rPr>
          <w:rFonts w:ascii="Times New Roman" w:eastAsia="Times New Roman" w:hAnsi="Times New Roman" w:cs="Times New Roman"/>
        </w:rPr>
        <w:t xml:space="preserve"> and </w:t>
      </w:r>
      <w:r w:rsidR="001E3477">
        <w:rPr>
          <w:rFonts w:ascii="Times New Roman" w:eastAsia="Times New Roman" w:hAnsi="Times New Roman" w:cs="Times New Roman"/>
        </w:rPr>
        <w:t>if</w:t>
      </w:r>
      <w:r w:rsidR="004E14DA">
        <w:rPr>
          <w:rFonts w:ascii="Times New Roman" w:eastAsia="Times New Roman" w:hAnsi="Times New Roman" w:cs="Times New Roman"/>
        </w:rPr>
        <w:t xml:space="preserve"> the standard deviation was above the </w:t>
      </w:r>
      <w:r w:rsidR="0098334B">
        <w:rPr>
          <w:rFonts w:ascii="Times New Roman" w:eastAsia="Times New Roman" w:hAnsi="Times New Roman" w:cs="Times New Roman"/>
        </w:rPr>
        <w:t xml:space="preserve">standard deviation </w:t>
      </w:r>
      <w:r w:rsidR="00627248" w:rsidRPr="00627248">
        <w:rPr>
          <w:rFonts w:ascii="Times New Roman" w:eastAsia="Times New Roman" w:hAnsi="Times New Roman" w:cs="Times New Roman"/>
        </w:rPr>
        <w:t>medi</w:t>
      </w:r>
      <w:r w:rsidR="00E22931">
        <w:rPr>
          <w:rFonts w:ascii="Times New Roman" w:eastAsia="Times New Roman" w:hAnsi="Times New Roman" w:cs="Times New Roman"/>
        </w:rPr>
        <w:t>an</w:t>
      </w:r>
      <w:r w:rsidR="00627248" w:rsidRPr="00627248">
        <w:rPr>
          <w:rFonts w:ascii="Times New Roman" w:eastAsia="Times New Roman" w:hAnsi="Times New Roman" w:cs="Times New Roman"/>
        </w:rPr>
        <w:t>.</w:t>
      </w:r>
      <w:r w:rsidR="0098334B">
        <w:rPr>
          <w:rFonts w:ascii="Times New Roman" w:eastAsia="Times New Roman" w:hAnsi="Times New Roman" w:cs="Times New Roman"/>
        </w:rPr>
        <w:t xml:space="preserve"> If both criteria </w:t>
      </w:r>
      <w:r w:rsidR="003D2594">
        <w:rPr>
          <w:rFonts w:ascii="Times New Roman" w:eastAsia="Times New Roman" w:hAnsi="Times New Roman" w:cs="Times New Roman"/>
        </w:rPr>
        <w:t>were</w:t>
      </w:r>
      <w:r w:rsidR="0098334B">
        <w:rPr>
          <w:rFonts w:ascii="Times New Roman" w:eastAsia="Times New Roman" w:hAnsi="Times New Roman" w:cs="Times New Roman"/>
        </w:rPr>
        <w:t xml:space="preserve"> met</w:t>
      </w:r>
      <w:r w:rsidR="00627248" w:rsidRPr="00627248">
        <w:rPr>
          <w:rFonts w:ascii="Times New Roman" w:eastAsia="Times New Roman" w:hAnsi="Times New Roman" w:cs="Times New Roman"/>
        </w:rPr>
        <w:t>,</w:t>
      </w:r>
      <w:r w:rsidR="0098334B">
        <w:rPr>
          <w:rFonts w:ascii="Times New Roman" w:eastAsia="Times New Roman" w:hAnsi="Times New Roman" w:cs="Times New Roman"/>
        </w:rPr>
        <w:t xml:space="preserve"> the </w:t>
      </w:r>
      <w:r w:rsidR="00F542A0">
        <w:rPr>
          <w:rFonts w:ascii="Times New Roman" w:eastAsia="Times New Roman" w:hAnsi="Times New Roman" w:cs="Times New Roman"/>
        </w:rPr>
        <w:t xml:space="preserve">program would flag that day </w:t>
      </w:r>
      <w:r w:rsidR="000A42CC">
        <w:rPr>
          <w:rFonts w:ascii="Times New Roman" w:eastAsia="Times New Roman" w:hAnsi="Times New Roman" w:cs="Times New Roman"/>
        </w:rPr>
        <w:t>as an area of opportunity.</w:t>
      </w:r>
      <w:r w:rsidR="0027423A">
        <w:rPr>
          <w:rFonts w:ascii="Times New Roman" w:eastAsia="Times New Roman" w:hAnsi="Times New Roman" w:cs="Times New Roman"/>
        </w:rPr>
        <w:t xml:space="preserve"> </w:t>
      </w:r>
      <w:r w:rsidR="009428C4">
        <w:rPr>
          <w:rFonts w:ascii="Times New Roman" w:eastAsia="Times New Roman" w:hAnsi="Times New Roman" w:cs="Times New Roman"/>
        </w:rPr>
        <w:t xml:space="preserve">The longest part of this process </w:t>
      </w:r>
      <w:r w:rsidR="00D17B0F">
        <w:rPr>
          <w:rFonts w:ascii="Times New Roman" w:eastAsia="Times New Roman" w:hAnsi="Times New Roman" w:cs="Times New Roman"/>
        </w:rPr>
        <w:t xml:space="preserve">was getting the </w:t>
      </w:r>
      <w:r w:rsidR="005A7E8E">
        <w:rPr>
          <w:rFonts w:ascii="Times New Roman" w:eastAsia="Times New Roman" w:hAnsi="Times New Roman" w:cs="Times New Roman"/>
        </w:rPr>
        <w:t xml:space="preserve">areas of opportunity </w:t>
      </w:r>
      <w:r w:rsidR="00B56CB5">
        <w:rPr>
          <w:rFonts w:ascii="Times New Roman" w:eastAsia="Times New Roman" w:hAnsi="Times New Roman" w:cs="Times New Roman"/>
        </w:rPr>
        <w:t>to show up nic</w:t>
      </w:r>
      <w:r w:rsidR="00DB4B4B">
        <w:rPr>
          <w:rFonts w:ascii="Times New Roman" w:eastAsia="Times New Roman" w:hAnsi="Times New Roman" w:cs="Times New Roman"/>
        </w:rPr>
        <w:t>ely on the graph</w:t>
      </w:r>
      <w:r w:rsidR="00002485">
        <w:rPr>
          <w:rFonts w:ascii="Times New Roman" w:eastAsia="Times New Roman" w:hAnsi="Times New Roman" w:cs="Times New Roman"/>
        </w:rPr>
        <w:t xml:space="preserve">. The process took about </w:t>
      </w:r>
      <w:r w:rsidR="003D6DD7">
        <w:rPr>
          <w:rFonts w:ascii="Times New Roman" w:eastAsia="Times New Roman" w:hAnsi="Times New Roman" w:cs="Times New Roman"/>
        </w:rPr>
        <w:t>one week to implement on the Morning</w:t>
      </w:r>
      <w:r w:rsidR="00003D00">
        <w:rPr>
          <w:rFonts w:ascii="Times New Roman" w:eastAsia="Times New Roman" w:hAnsi="Times New Roman" w:cs="Times New Roman"/>
        </w:rPr>
        <w:t>s</w:t>
      </w:r>
      <w:r w:rsidR="003D6DD7">
        <w:rPr>
          <w:rFonts w:ascii="Times New Roman" w:eastAsia="Times New Roman" w:hAnsi="Times New Roman" w:cs="Times New Roman"/>
        </w:rPr>
        <w:t xml:space="preserve">tar and Yahoo Finance </w:t>
      </w:r>
      <w:r w:rsidR="00E34ED9">
        <w:rPr>
          <w:rFonts w:ascii="Times New Roman" w:eastAsia="Times New Roman" w:hAnsi="Times New Roman" w:cs="Times New Roman"/>
        </w:rPr>
        <w:t>program</w:t>
      </w:r>
      <w:r w:rsidR="007A119E">
        <w:rPr>
          <w:rFonts w:ascii="Times New Roman" w:eastAsia="Times New Roman" w:hAnsi="Times New Roman" w:cs="Times New Roman"/>
        </w:rPr>
        <w:t>s.</w:t>
      </w:r>
    </w:p>
    <w:p w14:paraId="27E4F5F9" w14:textId="50D25ADB" w:rsidR="006F38AA" w:rsidRDefault="00627248" w:rsidP="00FA339D">
      <w:pPr>
        <w:rPr>
          <w:ins w:id="0" w:author="{81A2BF1E-087C-4BDB-8276-9CA5A1978537}" w:date="2023-05-09T21:02:00Z"/>
          <w:rFonts w:ascii="Times New Roman" w:eastAsia="Times New Roman" w:hAnsi="Times New Roman" w:cs="Times New Roman"/>
        </w:rPr>
      </w:pPr>
      <w:r w:rsidRPr="00627248">
        <w:rPr>
          <w:rFonts w:ascii="Times New Roman" w:eastAsia="Times New Roman" w:hAnsi="Times New Roman" w:cs="Times New Roman"/>
        </w:rPr>
        <w:t>The last step was the implementation of AI. The Yahoo</w:t>
      </w:r>
      <w:r w:rsidR="002E0F31">
        <w:rPr>
          <w:rFonts w:ascii="Times New Roman" w:eastAsia="Times New Roman" w:hAnsi="Times New Roman" w:cs="Times New Roman"/>
        </w:rPr>
        <w:t>!</w:t>
      </w:r>
      <w:r w:rsidRPr="00627248">
        <w:rPr>
          <w:rFonts w:ascii="Times New Roman" w:eastAsia="Times New Roman" w:hAnsi="Times New Roman" w:cs="Times New Roman"/>
        </w:rPr>
        <w:t xml:space="preserve"> </w:t>
      </w:r>
      <w:r w:rsidR="002E0F31">
        <w:rPr>
          <w:rFonts w:ascii="Times New Roman" w:eastAsia="Times New Roman" w:hAnsi="Times New Roman" w:cs="Times New Roman"/>
        </w:rPr>
        <w:t>F</w:t>
      </w:r>
      <w:r w:rsidRPr="00627248">
        <w:rPr>
          <w:rFonts w:ascii="Times New Roman" w:eastAsia="Times New Roman" w:hAnsi="Times New Roman" w:cs="Times New Roman"/>
        </w:rPr>
        <w:t xml:space="preserve">inance program used a </w:t>
      </w:r>
      <w:proofErr w:type="spellStart"/>
      <w:r w:rsidRPr="00627248">
        <w:rPr>
          <w:rFonts w:ascii="Times New Roman" w:eastAsia="Times New Roman" w:hAnsi="Times New Roman" w:cs="Times New Roman"/>
        </w:rPr>
        <w:t>Tkinter</w:t>
      </w:r>
      <w:proofErr w:type="spellEnd"/>
      <w:r w:rsidRPr="00627248">
        <w:rPr>
          <w:rFonts w:ascii="Times New Roman" w:eastAsia="Times New Roman" w:hAnsi="Times New Roman" w:cs="Times New Roman"/>
        </w:rPr>
        <w:t xml:space="preserve"> extension called </w:t>
      </w:r>
      <w:proofErr w:type="spellStart"/>
      <w:r w:rsidRPr="00627248">
        <w:rPr>
          <w:rFonts w:ascii="Times New Roman" w:eastAsia="Times New Roman" w:hAnsi="Times New Roman" w:cs="Times New Roman"/>
        </w:rPr>
        <w:t>CustomTkinter</w:t>
      </w:r>
      <w:proofErr w:type="spellEnd"/>
      <w:r w:rsidRPr="00627248">
        <w:rPr>
          <w:rFonts w:ascii="Times New Roman" w:eastAsia="Times New Roman" w:hAnsi="Times New Roman" w:cs="Times New Roman"/>
        </w:rPr>
        <w:t>. This library had a lot of documentation, making implementation relatively manageable though time-consuming. This implementation continued until the project's end, with about half the program being developed incorporating a UI environment. The analytics lab UI was much more difficult. Analytics lab restricts a large number of libraries making UI development difficult. The group found that the combination of the restrictions and the small amount of documentation led to no viable UI being implemented into Analytics Lab.</w:t>
      </w:r>
    </w:p>
    <w:p w14:paraId="6804355C" w14:textId="68A1E316" w:rsidR="00D13091" w:rsidRDefault="00D13091" w:rsidP="00D13091">
      <w:pPr>
        <w:rPr>
          <w:rFonts w:ascii="Times New Roman" w:eastAsia="Times New Roman" w:hAnsi="Times New Roman" w:cs="Times New Roman"/>
          <w:b/>
          <w:bCs/>
        </w:rPr>
      </w:pPr>
      <w:r>
        <w:rPr>
          <w:rFonts w:ascii="Times New Roman" w:eastAsia="Times New Roman" w:hAnsi="Times New Roman" w:cs="Times New Roman"/>
          <w:b/>
          <w:bCs/>
        </w:rPr>
        <w:t>3. Results</w:t>
      </w:r>
    </w:p>
    <w:p w14:paraId="66589165" w14:textId="77777777" w:rsidR="006C3A25" w:rsidRDefault="006C3A25" w:rsidP="00D13091">
      <w:pPr>
        <w:rPr>
          <w:rFonts w:ascii="Times New Roman" w:eastAsia="Times New Roman" w:hAnsi="Times New Roman" w:cs="Times New Roman"/>
        </w:rPr>
      </w:pPr>
      <w:r w:rsidRPr="006C3A25">
        <w:rPr>
          <w:rFonts w:ascii="Times New Roman" w:eastAsia="Times New Roman" w:hAnsi="Times New Roman" w:cs="Times New Roman"/>
        </w:rPr>
        <w:t xml:space="preserve">In the early stages of our template development, the goal was to ensure that Pat's calculations in his shared Excel file could be accomplished using Python code. Before a preliminary template was built, Cross-Sectional Standard Deviation and Pairwise Correlation calculations were tested in Python. Data were copied from Pat’s original Excel file (Pairwise+Correlations+v7 (version 1).xlsx) into </w:t>
      </w:r>
      <w:proofErr w:type="gramStart"/>
      <w:r w:rsidRPr="006C3A25">
        <w:rPr>
          <w:rFonts w:ascii="Times New Roman" w:eastAsia="Times New Roman" w:hAnsi="Times New Roman" w:cs="Times New Roman"/>
        </w:rPr>
        <w:t>our</w:t>
      </w:r>
      <w:proofErr w:type="gramEnd"/>
      <w:r w:rsidRPr="006C3A25">
        <w:rPr>
          <w:rFonts w:ascii="Times New Roman" w:eastAsia="Times New Roman" w:hAnsi="Times New Roman" w:cs="Times New Roman"/>
        </w:rPr>
        <w:t xml:space="preserve"> .csv file to be calculated. Pat used a specific timeframe (Day to Day Return 2021-11-01 through 2021-12-13) for his CSSD &amp; Correlation Matrix.</w:t>
      </w:r>
    </w:p>
    <w:p w14:paraId="3B72B858" w14:textId="21AF8A47" w:rsidR="00D13091" w:rsidRDefault="00D13091" w:rsidP="00D13091">
      <w:pPr>
        <w:rPr>
          <w:rFonts w:ascii="Times New Roman" w:eastAsia="Times New Roman" w:hAnsi="Times New Roman" w:cs="Times New Roman"/>
          <w:b/>
          <w:bCs/>
        </w:rPr>
      </w:pPr>
      <w:r>
        <w:rPr>
          <w:rFonts w:ascii="Times New Roman" w:eastAsia="Times New Roman" w:hAnsi="Times New Roman" w:cs="Times New Roman"/>
          <w:b/>
          <w:bCs/>
        </w:rPr>
        <w:t>3.1 Cross Sectional Standard Deviation Test</w:t>
      </w:r>
    </w:p>
    <w:p w14:paraId="3B16EE79" w14:textId="77777777" w:rsidR="00D13091" w:rsidRDefault="00D13091" w:rsidP="00D13091">
      <w:pPr>
        <w:rPr>
          <w:rFonts w:ascii="Times New Roman" w:eastAsia="Times New Roman" w:hAnsi="Times New Roman" w:cs="Times New Roman"/>
        </w:rPr>
      </w:pPr>
      <w:r>
        <w:rPr>
          <w:rFonts w:ascii="Times New Roman" w:eastAsia="Times New Roman" w:hAnsi="Times New Roman" w:cs="Times New Roman"/>
        </w:rPr>
        <w:t xml:space="preserve">Using this extracted data, we first calculated the CSSD of </w:t>
      </w:r>
      <w:r>
        <w:rPr>
          <w:rFonts w:ascii="Times New Roman" w:eastAsia="Times New Roman" w:hAnsi="Times New Roman" w:cs="Times New Roman"/>
          <w:u w:val="single"/>
        </w:rPr>
        <w:t>all</w:t>
      </w:r>
      <w:r>
        <w:rPr>
          <w:rFonts w:ascii="Times New Roman" w:eastAsia="Times New Roman" w:hAnsi="Times New Roman" w:cs="Times New Roman"/>
        </w:rPr>
        <w:t xml:space="preserve"> Tickers for the 31-day window (excludes weekends):</w:t>
      </w:r>
    </w:p>
    <w:p w14:paraId="79C75E03" w14:textId="77777777" w:rsidR="00D13091" w:rsidRDefault="00D13091" w:rsidP="00D13091">
      <w:pPr>
        <w:rPr>
          <w:rFonts w:ascii="Times New Roman" w:eastAsia="Times New Roman" w:hAnsi="Times New Roman" w:cs="Times New Roman"/>
        </w:rPr>
      </w:pPr>
      <w:r>
        <w:rPr>
          <w:rFonts w:ascii="Times New Roman" w:eastAsia="Times New Roman" w:hAnsi="Times New Roman" w:cs="Times New Roman"/>
        </w:rPr>
        <w:t>Here is a snapshot of the CSSD of 5 days, along with summary statistics of our findings:</w:t>
      </w:r>
    </w:p>
    <w:tbl>
      <w:tblPr>
        <w:tblStyle w:val="TableGrid"/>
        <w:tblpPr w:leftFromText="180" w:rightFromText="180" w:vertAnchor="text" w:horzAnchor="page" w:tblpX="3721" w:tblpY="208"/>
        <w:tblW w:w="0" w:type="auto"/>
        <w:tblInd w:w="0" w:type="dxa"/>
        <w:tblLook w:val="04A0" w:firstRow="1" w:lastRow="0" w:firstColumn="1" w:lastColumn="0" w:noHBand="0" w:noVBand="1"/>
      </w:tblPr>
      <w:tblGrid>
        <w:gridCol w:w="2420"/>
      </w:tblGrid>
      <w:tr w:rsidR="00D13091" w14:paraId="5D074F0F" w14:textId="77777777" w:rsidTr="00D13091">
        <w:trPr>
          <w:trHeight w:val="281"/>
        </w:trPr>
        <w:tc>
          <w:tcPr>
            <w:tcW w:w="2420" w:type="dxa"/>
            <w:tcBorders>
              <w:top w:val="single" w:sz="4" w:space="0" w:color="auto"/>
              <w:left w:val="single" w:sz="4" w:space="0" w:color="auto"/>
              <w:bottom w:val="single" w:sz="4" w:space="0" w:color="auto"/>
              <w:right w:val="single" w:sz="4" w:space="0" w:color="auto"/>
            </w:tcBorders>
            <w:hideMark/>
          </w:tcPr>
          <w:p w14:paraId="706E92EC" w14:textId="77777777" w:rsidR="00D13091" w:rsidRDefault="00D13091">
            <w:pPr>
              <w:spacing w:after="0"/>
              <w:rPr>
                <w:rFonts w:ascii="Times New Roman" w:eastAsia="Times New Roman" w:hAnsi="Times New Roman" w:cs="Times New Roman"/>
                <w:b/>
                <w:bCs/>
              </w:rPr>
            </w:pPr>
            <w:r>
              <w:rPr>
                <w:rFonts w:ascii="Times New Roman" w:eastAsia="Times New Roman" w:hAnsi="Times New Roman" w:cs="Times New Roman"/>
                <w:b/>
                <w:bCs/>
              </w:rPr>
              <w:lastRenderedPageBreak/>
              <w:t>count    30</w:t>
            </w:r>
          </w:p>
        </w:tc>
      </w:tr>
      <w:tr w:rsidR="00D13091" w14:paraId="1122E47C" w14:textId="77777777" w:rsidTr="00D13091">
        <w:trPr>
          <w:trHeight w:val="281"/>
        </w:trPr>
        <w:tc>
          <w:tcPr>
            <w:tcW w:w="2420" w:type="dxa"/>
            <w:tcBorders>
              <w:top w:val="single" w:sz="4" w:space="0" w:color="auto"/>
              <w:left w:val="single" w:sz="4" w:space="0" w:color="auto"/>
              <w:bottom w:val="single" w:sz="4" w:space="0" w:color="auto"/>
              <w:right w:val="single" w:sz="4" w:space="0" w:color="auto"/>
            </w:tcBorders>
            <w:hideMark/>
          </w:tcPr>
          <w:p w14:paraId="7C70DEDE" w14:textId="77777777" w:rsidR="00D13091" w:rsidRDefault="00D13091">
            <w:pPr>
              <w:spacing w:after="0"/>
              <w:rPr>
                <w:rFonts w:ascii="Times New Roman" w:eastAsia="Times New Roman" w:hAnsi="Times New Roman" w:cs="Times New Roman"/>
                <w:b/>
                <w:bCs/>
              </w:rPr>
            </w:pPr>
            <w:r>
              <w:rPr>
                <w:rFonts w:ascii="Times New Roman" w:eastAsia="Times New Roman" w:hAnsi="Times New Roman" w:cs="Times New Roman"/>
                <w:b/>
                <w:bCs/>
              </w:rPr>
              <w:t>mean      2.51</w:t>
            </w:r>
          </w:p>
        </w:tc>
      </w:tr>
      <w:tr w:rsidR="00D13091" w14:paraId="6EEC7B12" w14:textId="77777777" w:rsidTr="00D13091">
        <w:trPr>
          <w:trHeight w:val="281"/>
        </w:trPr>
        <w:tc>
          <w:tcPr>
            <w:tcW w:w="2420" w:type="dxa"/>
            <w:tcBorders>
              <w:top w:val="single" w:sz="4" w:space="0" w:color="auto"/>
              <w:left w:val="single" w:sz="4" w:space="0" w:color="auto"/>
              <w:bottom w:val="single" w:sz="4" w:space="0" w:color="auto"/>
              <w:right w:val="single" w:sz="4" w:space="0" w:color="auto"/>
            </w:tcBorders>
            <w:hideMark/>
          </w:tcPr>
          <w:p w14:paraId="02A42A04" w14:textId="77777777" w:rsidR="00D13091" w:rsidRDefault="00D13091">
            <w:pPr>
              <w:spacing w:after="0"/>
              <w:rPr>
                <w:rFonts w:ascii="Times New Roman" w:eastAsia="Times New Roman" w:hAnsi="Times New Roman" w:cs="Times New Roman"/>
                <w:b/>
                <w:bCs/>
              </w:rPr>
            </w:pPr>
            <w:r>
              <w:rPr>
                <w:rFonts w:ascii="Times New Roman" w:eastAsia="Times New Roman" w:hAnsi="Times New Roman" w:cs="Times New Roman"/>
                <w:b/>
                <w:bCs/>
              </w:rPr>
              <w:t>min       1.87</w:t>
            </w:r>
          </w:p>
        </w:tc>
      </w:tr>
      <w:tr w:rsidR="00D13091" w14:paraId="35C4F5B8" w14:textId="77777777" w:rsidTr="00D13091">
        <w:trPr>
          <w:trHeight w:val="281"/>
        </w:trPr>
        <w:tc>
          <w:tcPr>
            <w:tcW w:w="2420" w:type="dxa"/>
            <w:tcBorders>
              <w:top w:val="single" w:sz="4" w:space="0" w:color="auto"/>
              <w:left w:val="single" w:sz="4" w:space="0" w:color="auto"/>
              <w:bottom w:val="single" w:sz="4" w:space="0" w:color="auto"/>
              <w:right w:val="single" w:sz="4" w:space="0" w:color="auto"/>
            </w:tcBorders>
            <w:hideMark/>
          </w:tcPr>
          <w:p w14:paraId="013A5469" w14:textId="77777777" w:rsidR="00D13091" w:rsidRDefault="00D13091">
            <w:pPr>
              <w:spacing w:after="0"/>
              <w:rPr>
                <w:rFonts w:ascii="Times New Roman" w:eastAsia="Times New Roman" w:hAnsi="Times New Roman" w:cs="Times New Roman"/>
                <w:b/>
                <w:bCs/>
              </w:rPr>
            </w:pPr>
            <w:r>
              <w:rPr>
                <w:rFonts w:ascii="Times New Roman" w:eastAsia="Times New Roman" w:hAnsi="Times New Roman" w:cs="Times New Roman"/>
                <w:b/>
                <w:bCs/>
              </w:rPr>
              <w:t>25%       2.17</w:t>
            </w:r>
          </w:p>
        </w:tc>
      </w:tr>
      <w:tr w:rsidR="00D13091" w14:paraId="63A8D81D" w14:textId="77777777" w:rsidTr="00D13091">
        <w:trPr>
          <w:trHeight w:val="281"/>
        </w:trPr>
        <w:tc>
          <w:tcPr>
            <w:tcW w:w="2420" w:type="dxa"/>
            <w:tcBorders>
              <w:top w:val="single" w:sz="4" w:space="0" w:color="auto"/>
              <w:left w:val="single" w:sz="4" w:space="0" w:color="auto"/>
              <w:bottom w:val="single" w:sz="4" w:space="0" w:color="auto"/>
              <w:right w:val="single" w:sz="4" w:space="0" w:color="auto"/>
            </w:tcBorders>
            <w:hideMark/>
          </w:tcPr>
          <w:p w14:paraId="601368D0" w14:textId="77777777" w:rsidR="00D13091" w:rsidRDefault="00D13091">
            <w:pPr>
              <w:spacing w:after="0"/>
              <w:rPr>
                <w:rFonts w:ascii="Times New Roman" w:eastAsia="Times New Roman" w:hAnsi="Times New Roman" w:cs="Times New Roman"/>
                <w:b/>
                <w:bCs/>
              </w:rPr>
            </w:pPr>
            <w:r>
              <w:rPr>
                <w:rFonts w:ascii="Times New Roman" w:eastAsia="Times New Roman" w:hAnsi="Times New Roman" w:cs="Times New Roman"/>
                <w:b/>
                <w:bCs/>
              </w:rPr>
              <w:t>50%       2.45</w:t>
            </w:r>
          </w:p>
        </w:tc>
      </w:tr>
      <w:tr w:rsidR="00D13091" w14:paraId="1131041D" w14:textId="77777777" w:rsidTr="00D13091">
        <w:trPr>
          <w:trHeight w:val="281"/>
        </w:trPr>
        <w:tc>
          <w:tcPr>
            <w:tcW w:w="2420" w:type="dxa"/>
            <w:tcBorders>
              <w:top w:val="single" w:sz="4" w:space="0" w:color="auto"/>
              <w:left w:val="single" w:sz="4" w:space="0" w:color="auto"/>
              <w:bottom w:val="single" w:sz="4" w:space="0" w:color="auto"/>
              <w:right w:val="single" w:sz="4" w:space="0" w:color="auto"/>
            </w:tcBorders>
            <w:hideMark/>
          </w:tcPr>
          <w:p w14:paraId="5F77C798" w14:textId="77777777" w:rsidR="00D13091" w:rsidRDefault="00D13091">
            <w:pPr>
              <w:spacing w:after="0"/>
              <w:rPr>
                <w:rFonts w:ascii="Times New Roman" w:eastAsia="Times New Roman" w:hAnsi="Times New Roman" w:cs="Times New Roman"/>
                <w:b/>
                <w:bCs/>
              </w:rPr>
            </w:pPr>
            <w:r>
              <w:rPr>
                <w:rFonts w:ascii="Times New Roman" w:eastAsia="Times New Roman" w:hAnsi="Times New Roman" w:cs="Times New Roman"/>
                <w:b/>
                <w:bCs/>
              </w:rPr>
              <w:t>75%       2.73</w:t>
            </w:r>
          </w:p>
        </w:tc>
      </w:tr>
      <w:tr w:rsidR="00D13091" w14:paraId="2400BE8E" w14:textId="77777777" w:rsidTr="00D13091">
        <w:trPr>
          <w:trHeight w:val="270"/>
        </w:trPr>
        <w:tc>
          <w:tcPr>
            <w:tcW w:w="2420" w:type="dxa"/>
            <w:tcBorders>
              <w:top w:val="single" w:sz="4" w:space="0" w:color="auto"/>
              <w:left w:val="single" w:sz="4" w:space="0" w:color="auto"/>
              <w:bottom w:val="single" w:sz="4" w:space="0" w:color="auto"/>
              <w:right w:val="single" w:sz="4" w:space="0" w:color="auto"/>
            </w:tcBorders>
            <w:hideMark/>
          </w:tcPr>
          <w:p w14:paraId="2077839C" w14:textId="77777777" w:rsidR="00D13091" w:rsidRDefault="00D13091">
            <w:pPr>
              <w:spacing w:after="0"/>
              <w:rPr>
                <w:rFonts w:ascii="Times New Roman" w:eastAsia="Times New Roman" w:hAnsi="Times New Roman" w:cs="Times New Roman"/>
                <w:b/>
                <w:bCs/>
              </w:rPr>
            </w:pPr>
            <w:r>
              <w:rPr>
                <w:rFonts w:ascii="Times New Roman" w:eastAsia="Times New Roman" w:hAnsi="Times New Roman" w:cs="Times New Roman"/>
                <w:b/>
                <w:bCs/>
              </w:rPr>
              <w:t>max       3.61</w:t>
            </w:r>
          </w:p>
        </w:tc>
      </w:tr>
    </w:tbl>
    <w:p w14:paraId="4B9B20FB" w14:textId="5DCE39A3" w:rsidR="00D13091" w:rsidRDefault="00D13091" w:rsidP="00D13091">
      <w:pPr>
        <w:rPr>
          <w:rFonts w:ascii="Times New Roman" w:eastAsia="Times New Roman" w:hAnsi="Times New Roman" w:cs="Times New Roman"/>
          <w:b/>
          <w:bCs/>
        </w:rPr>
      </w:pPr>
      <w:r>
        <w:rPr>
          <w:rFonts w:ascii="Times New Roman" w:eastAsia="Times New Roman" w:hAnsi="Times New Roman" w:cs="Times New Roman"/>
          <w:noProof/>
        </w:rPr>
        <w:drawing>
          <wp:inline distT="0" distB="0" distL="0" distR="0" wp14:anchorId="5A0A9DDB" wp14:editId="7345F4D3">
            <wp:extent cx="1226820" cy="1470660"/>
            <wp:effectExtent l="0" t="0" r="0" b="0"/>
            <wp:docPr id="1115769305" name="Picture 111576930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6820" cy="1470660"/>
                    </a:xfrm>
                    <a:prstGeom prst="rect">
                      <a:avLst/>
                    </a:prstGeom>
                    <a:noFill/>
                    <a:ln>
                      <a:noFill/>
                    </a:ln>
                  </pic:spPr>
                </pic:pic>
              </a:graphicData>
            </a:graphic>
          </wp:inline>
        </w:drawing>
      </w:r>
    </w:p>
    <w:p w14:paraId="194D1D65" w14:textId="71236820" w:rsidR="00D13091" w:rsidRDefault="00D13091" w:rsidP="00D13091">
      <w:pPr>
        <w:rPr>
          <w:rFonts w:ascii="Times New Roman" w:eastAsia="Times New Roman" w:hAnsi="Times New Roman" w:cs="Times New Roman"/>
          <w:b/>
          <w:bCs/>
        </w:rPr>
      </w:pPr>
      <w:r>
        <w:rPr>
          <w:rFonts w:asciiTheme="minorHAnsi"/>
          <w:noProof/>
          <w:sz w:val="22"/>
          <w:szCs w:val="22"/>
        </w:rPr>
        <w:drawing>
          <wp:anchor distT="0" distB="0" distL="114300" distR="114300" simplePos="0" relativeHeight="251658240" behindDoc="0" locked="0" layoutInCell="1" allowOverlap="1" wp14:anchorId="1431EAD5" wp14:editId="5437862E">
            <wp:simplePos x="0" y="0"/>
            <wp:positionH relativeFrom="column">
              <wp:posOffset>0</wp:posOffset>
            </wp:positionH>
            <wp:positionV relativeFrom="paragraph">
              <wp:posOffset>429260</wp:posOffset>
            </wp:positionV>
            <wp:extent cx="4068445" cy="2293620"/>
            <wp:effectExtent l="0" t="0" r="8255" b="0"/>
            <wp:wrapThrough wrapText="bothSides">
              <wp:wrapPolygon edited="0">
                <wp:start x="0" y="0"/>
                <wp:lineTo x="0" y="21349"/>
                <wp:lineTo x="21543" y="21349"/>
                <wp:lineTo x="21543" y="0"/>
                <wp:lineTo x="0" y="0"/>
              </wp:wrapPolygon>
            </wp:wrapThrough>
            <wp:docPr id="1867888522" name="Picture 18678885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lin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8445" cy="229362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eastAsia="Times New Roman" w:hAnsi="Times New Roman" w:cs="Times New Roman"/>
          <w:b/>
          <w:bCs/>
        </w:rPr>
        <w:t>Over the course of 31 days, the average CSSD between stock returns was 2.51. The minimum CSSD was 1.87 and the max was 3.61.</w:t>
      </w:r>
    </w:p>
    <w:p w14:paraId="3E6D67DC" w14:textId="77777777" w:rsidR="00D13091" w:rsidRDefault="00D13091" w:rsidP="00D13091">
      <w:pPr>
        <w:rPr>
          <w:rFonts w:ascii="Times New Roman" w:eastAsia="Times New Roman" w:hAnsi="Times New Roman" w:cs="Times New Roman"/>
          <w:b/>
          <w:bCs/>
        </w:rPr>
      </w:pPr>
    </w:p>
    <w:p w14:paraId="0636374C" w14:textId="77777777" w:rsidR="00D13091" w:rsidRDefault="00D13091" w:rsidP="00D13091">
      <w:pPr>
        <w:rPr>
          <w:rFonts w:ascii="Times New Roman" w:eastAsia="Times New Roman" w:hAnsi="Times New Roman" w:cs="Times New Roman"/>
        </w:rPr>
      </w:pPr>
      <w:r>
        <w:rPr>
          <w:rFonts w:ascii="Times New Roman" w:eastAsia="Times New Roman" w:hAnsi="Times New Roman" w:cs="Times New Roman"/>
        </w:rPr>
        <w:t>Additionally, a basic line graph of CSSD over time was plotted to ensure it can be used in the final template graph of CSSD &amp; Correlation.</w:t>
      </w:r>
    </w:p>
    <w:p w14:paraId="68F3FFF3" w14:textId="77777777" w:rsidR="00D13091" w:rsidRDefault="00D13091" w:rsidP="00D13091">
      <w:pPr>
        <w:rPr>
          <w:rFonts w:ascii="Times New Roman" w:eastAsia="Times New Roman" w:hAnsi="Times New Roman" w:cs="Times New Roman"/>
          <w:b/>
          <w:bCs/>
        </w:rPr>
      </w:pPr>
    </w:p>
    <w:p w14:paraId="73AF06F5" w14:textId="77777777" w:rsidR="00D13091" w:rsidRDefault="00D13091" w:rsidP="00D13091">
      <w:pPr>
        <w:rPr>
          <w:rFonts w:ascii="Times New Roman" w:eastAsia="Times New Roman" w:hAnsi="Times New Roman" w:cs="Times New Roman"/>
          <w:b/>
          <w:bCs/>
        </w:rPr>
      </w:pPr>
    </w:p>
    <w:p w14:paraId="6310F509" w14:textId="77777777" w:rsidR="0052339C" w:rsidRDefault="00D13091" w:rsidP="0052339C">
      <w:pPr>
        <w:rPr>
          <w:rFonts w:ascii="Times New Roman" w:eastAsia="Times New Roman" w:hAnsi="Times New Roman" w:cs="Times New Roman"/>
          <w:b/>
          <w:bCs/>
        </w:rPr>
      </w:pPr>
      <w:r>
        <w:rPr>
          <w:rFonts w:ascii="Times New Roman" w:eastAsia="Times New Roman" w:hAnsi="Times New Roman" w:cs="Times New Roman"/>
          <w:b/>
          <w:bCs/>
        </w:rPr>
        <w:t>3.2 Pairwise Correlation Test</w:t>
      </w:r>
    </w:p>
    <w:p w14:paraId="1CD53047" w14:textId="77777777" w:rsidR="00C72371" w:rsidRDefault="00D13091" w:rsidP="00FA339D">
      <w:pPr>
        <w:rPr>
          <w:rFonts w:ascii="Times New Roman" w:eastAsia="Times New Roman" w:hAnsi="Times New Roman" w:cs="Times New Roman"/>
        </w:rPr>
      </w:pPr>
      <w:r>
        <w:rPr>
          <w:rFonts w:ascii="Times New Roman" w:eastAsia="Times New Roman" w:hAnsi="Times New Roman" w:cs="Times New Roman"/>
        </w:rPr>
        <w:t>The second calculation to identify opportunities for active management is Pairwise Correlation. Again, before a full template was made, correlation calculations in Python were completed and matched to the results in Pat’s Excel file. At a preliminary level, the correlation calculations were done on the first 10 Tickers in our dataset to ensure the Python code worked</w:t>
      </w:r>
      <w:r w:rsidR="0052339C">
        <w:rPr>
          <w:rFonts w:ascii="Times New Roman" w:eastAsia="Times New Roman" w:hAnsi="Times New Roman" w:cs="Times New Roman"/>
        </w:rPr>
        <w:t xml:space="preserve"> </w:t>
      </w:r>
      <w:r>
        <w:rPr>
          <w:rFonts w:ascii="Times New Roman" w:eastAsia="Times New Roman" w:hAnsi="Times New Roman" w:cs="Times New Roman"/>
        </w:rPr>
        <w:t xml:space="preserve">correctly. </w:t>
      </w:r>
    </w:p>
    <w:p w14:paraId="1C95353C" w14:textId="216AE4B8" w:rsidR="00D13091" w:rsidRPr="0052339C" w:rsidRDefault="00D13091" w:rsidP="00C72371">
      <w:pPr>
        <w:rPr>
          <w:rFonts w:ascii="Times New Roman" w:eastAsia="Times New Roman" w:hAnsi="Times New Roman" w:cs="Times New Roman"/>
          <w:b/>
          <w:bCs/>
        </w:rPr>
      </w:pPr>
      <w:r>
        <w:rPr>
          <w:rFonts w:ascii="Times New Roman" w:eastAsia="Times New Roman" w:hAnsi="Times New Roman" w:cs="Times New Roman"/>
          <w:noProof/>
        </w:rPr>
        <w:drawing>
          <wp:inline distT="0" distB="0" distL="0" distR="0" wp14:anchorId="6456C867" wp14:editId="05377705">
            <wp:extent cx="5113020" cy="1386840"/>
            <wp:effectExtent l="0" t="0" r="0" b="3810"/>
            <wp:docPr id="2098359556" name="Picture 209835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3020" cy="1386840"/>
                    </a:xfrm>
                    <a:prstGeom prst="rect">
                      <a:avLst/>
                    </a:prstGeom>
                    <a:noFill/>
                    <a:ln>
                      <a:noFill/>
                    </a:ln>
                  </pic:spPr>
                </pic:pic>
              </a:graphicData>
            </a:graphic>
          </wp:inline>
        </w:drawing>
      </w:r>
    </w:p>
    <w:p w14:paraId="232805E8" w14:textId="77777777" w:rsidR="00FA339D" w:rsidRDefault="00D13091" w:rsidP="00D13091">
      <w:pPr>
        <w:rPr>
          <w:rFonts w:ascii="Times New Roman" w:eastAsia="Times New Roman" w:hAnsi="Times New Roman" w:cs="Times New Roman"/>
        </w:rPr>
      </w:pPr>
      <w:r>
        <w:rPr>
          <w:rFonts w:ascii="Times New Roman" w:eastAsia="Times New Roman" w:hAnsi="Times New Roman" w:cs="Times New Roman"/>
        </w:rPr>
        <w:t xml:space="preserve">The results of our correlation calculation tests can be seen in the matrix above. The correlation values fall between 0 and 1, with 0 being no correlation between daily stock returns and 1 being a perfect correlation. </w:t>
      </w:r>
    </w:p>
    <w:p w14:paraId="51775738" w14:textId="3B088E99" w:rsidR="00D13091" w:rsidRPr="00FA339D" w:rsidRDefault="00D13091" w:rsidP="00D13091">
      <w:pPr>
        <w:rPr>
          <w:rFonts w:ascii="Times New Roman" w:eastAsia="Times New Roman" w:hAnsi="Times New Roman" w:cs="Times New Roman"/>
        </w:rPr>
      </w:pPr>
      <w:r>
        <w:rPr>
          <w:rFonts w:ascii="Times New Roman" w:eastAsia="Times New Roman" w:hAnsi="Times New Roman" w:cs="Times New Roman"/>
          <w:b/>
          <w:bCs/>
        </w:rPr>
        <w:lastRenderedPageBreak/>
        <w:t xml:space="preserve">The CSSD and the Pairwise Correlation Tests were then scaled out to be calculated using all tickers over a 264-day period. Preliminary results were successfully obtained using data extracted from Pat’s Excel file under the “Data” tab in our CSV (Russell 1000 Growth Ticker Returns 1/3/22-1/11/2023). A CSSD line graph over this period was plotted along with a horizontal median Standard Deviation of the CSSD results (a </w:t>
      </w:r>
      <w:proofErr w:type="gramStart"/>
      <w:r>
        <w:rPr>
          <w:rFonts w:ascii="Times New Roman" w:eastAsia="Times New Roman" w:hAnsi="Times New Roman" w:cs="Times New Roman"/>
          <w:b/>
          <w:bCs/>
        </w:rPr>
        <w:t>mock</w:t>
      </w:r>
      <w:proofErr w:type="gramEnd"/>
      <w:r>
        <w:rPr>
          <w:rFonts w:ascii="Times New Roman" w:eastAsia="Times New Roman" w:hAnsi="Times New Roman" w:cs="Times New Roman"/>
          <w:b/>
          <w:bCs/>
        </w:rPr>
        <w:t xml:space="preserve"> of Pat’s graph without </w:t>
      </w:r>
      <w:r w:rsidR="00C72371">
        <w:rPr>
          <w:rFonts w:ascii="Times New Roman" w:eastAsia="Times New Roman" w:hAnsi="Times New Roman" w:cs="Times New Roman"/>
          <w:b/>
          <w:bCs/>
        </w:rPr>
        <w:t>c</w:t>
      </w:r>
      <w:r>
        <w:rPr>
          <w:rFonts w:ascii="Times New Roman" w:eastAsia="Times New Roman" w:hAnsi="Times New Roman" w:cs="Times New Roman"/>
          <w:b/>
          <w:bCs/>
        </w:rPr>
        <w:t>orrelation data overlayed).</w:t>
      </w:r>
    </w:p>
    <w:p w14:paraId="6A59D330" w14:textId="0AEF5330" w:rsidR="00D13091" w:rsidRDefault="00D13091" w:rsidP="00D13091">
      <w:pPr>
        <w:rPr>
          <w:rFonts w:ascii="Times New Roman" w:eastAsia="Times New Roman" w:hAnsi="Times New Roman" w:cs="Times New Roman"/>
          <w:b/>
          <w:bCs/>
        </w:rPr>
      </w:pPr>
      <w:r>
        <w:rPr>
          <w:noProof/>
        </w:rPr>
        <w:drawing>
          <wp:inline distT="0" distB="0" distL="0" distR="0" wp14:anchorId="7052FC32" wp14:editId="61C017C1">
            <wp:extent cx="6057900" cy="2354580"/>
            <wp:effectExtent l="0" t="0" r="0" b="7620"/>
            <wp:docPr id="1064874262" name="Picture 1064874262"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4262" name="Picture 7" descr="A picture containing text, antenna&#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0999" cy="2359671"/>
                    </a:xfrm>
                    <a:prstGeom prst="rect">
                      <a:avLst/>
                    </a:prstGeom>
                    <a:noFill/>
                    <a:ln>
                      <a:noFill/>
                    </a:ln>
                  </pic:spPr>
                </pic:pic>
              </a:graphicData>
            </a:graphic>
          </wp:inline>
        </w:drawing>
      </w:r>
    </w:p>
    <w:p w14:paraId="1307BC18" w14:textId="77777777" w:rsidR="00D13091" w:rsidRDefault="00D13091" w:rsidP="00D13091">
      <w:pPr>
        <w:rPr>
          <w:rFonts w:ascii="Times New Roman" w:eastAsia="Times New Roman" w:hAnsi="Times New Roman" w:cs="Times New Roman"/>
          <w:b/>
          <w:bCs/>
        </w:rPr>
      </w:pPr>
      <w:r>
        <w:rPr>
          <w:rFonts w:ascii="Times New Roman" w:eastAsia="Times New Roman" w:hAnsi="Times New Roman" w:cs="Times New Roman"/>
          <w:b/>
          <w:bCs/>
        </w:rPr>
        <w:t>3.3 Building a Template</w:t>
      </w:r>
    </w:p>
    <w:p w14:paraId="6BCCC43C" w14:textId="53E412E3" w:rsidR="00F15329" w:rsidRDefault="00D13091" w:rsidP="00E728E0">
      <w:pPr>
        <w:rPr>
          <w:rFonts w:ascii="Times New Roman" w:eastAsia="Times New Roman" w:hAnsi="Times New Roman" w:cs="Times New Roman"/>
        </w:rPr>
      </w:pPr>
      <w:r>
        <w:rPr>
          <w:rFonts w:ascii="Times New Roman" w:eastAsia="Times New Roman" w:hAnsi="Times New Roman" w:cs="Times New Roman"/>
        </w:rPr>
        <w:t xml:space="preserve">Using the same data extracted from the “Data” tab of Pat’s file into our CSV file, a full template using a </w:t>
      </w:r>
      <w:r w:rsidR="00565688">
        <w:rPr>
          <w:rFonts w:ascii="Times New Roman" w:eastAsia="Times New Roman" w:hAnsi="Times New Roman" w:cs="Times New Roman"/>
        </w:rPr>
        <w:t>“f</w:t>
      </w:r>
      <w:r>
        <w:rPr>
          <w:rFonts w:ascii="Times New Roman" w:eastAsia="Times New Roman" w:hAnsi="Times New Roman" w:cs="Times New Roman"/>
        </w:rPr>
        <w:t xml:space="preserve">or </w:t>
      </w:r>
      <w:r w:rsidR="00565688">
        <w:rPr>
          <w:rFonts w:ascii="Times New Roman" w:eastAsia="Times New Roman" w:hAnsi="Times New Roman" w:cs="Times New Roman"/>
        </w:rPr>
        <w:t>l</w:t>
      </w:r>
      <w:r>
        <w:rPr>
          <w:rFonts w:ascii="Times New Roman" w:eastAsia="Times New Roman" w:hAnsi="Times New Roman" w:cs="Times New Roman"/>
        </w:rPr>
        <w:t>oop</w:t>
      </w:r>
      <w:r w:rsidR="00565688">
        <w:rPr>
          <w:rFonts w:ascii="Times New Roman" w:eastAsia="Times New Roman" w:hAnsi="Times New Roman" w:cs="Times New Roman"/>
        </w:rPr>
        <w:t>”</w:t>
      </w:r>
      <w:r>
        <w:rPr>
          <w:rFonts w:ascii="Times New Roman" w:eastAsia="Times New Roman" w:hAnsi="Times New Roman" w:cs="Times New Roman"/>
        </w:rPr>
        <w:t xml:space="preserve"> </w:t>
      </w:r>
      <w:r w:rsidR="00642AE7" w:rsidRPr="00642AE7">
        <w:rPr>
          <w:rFonts w:ascii="Times New Roman" w:eastAsia="Times New Roman" w:hAnsi="Times New Roman" w:cs="Times New Roman"/>
        </w:rPr>
        <w:t xml:space="preserve">was built </w:t>
      </w:r>
      <w:r>
        <w:rPr>
          <w:rFonts w:ascii="Times New Roman" w:eastAsia="Times New Roman" w:hAnsi="Times New Roman" w:cs="Times New Roman"/>
        </w:rPr>
        <w:t>to calculate both the correlation medians &amp; CSSD of the entire data frame</w:t>
      </w:r>
      <w:r w:rsidR="00642AE7" w:rsidRPr="00642AE7">
        <w:rPr>
          <w:rFonts w:ascii="Times New Roman" w:eastAsia="Times New Roman" w:hAnsi="Times New Roman" w:cs="Times New Roman"/>
        </w:rPr>
        <w:t>.</w:t>
      </w:r>
      <w:r>
        <w:rPr>
          <w:rFonts w:ascii="Times New Roman" w:eastAsia="Times New Roman" w:hAnsi="Times New Roman" w:cs="Times New Roman"/>
        </w:rPr>
        <w:t xml:space="preserve"> The completed template can input the number of days </w:t>
      </w:r>
      <w:r w:rsidR="00833BD8">
        <w:rPr>
          <w:rFonts w:ascii="Times New Roman" w:eastAsia="Times New Roman" w:hAnsi="Times New Roman" w:cs="Times New Roman"/>
        </w:rPr>
        <w:t xml:space="preserve">(rolling window) </w:t>
      </w:r>
      <w:r>
        <w:rPr>
          <w:rFonts w:ascii="Times New Roman" w:eastAsia="Times New Roman" w:hAnsi="Times New Roman" w:cs="Times New Roman"/>
        </w:rPr>
        <w:t>within a data set to look at and outputs the two metrics needed to create a line graph over time. In our case, Pat wanted us to look at 126 days</w:t>
      </w:r>
      <w:r w:rsidR="00833BD8">
        <w:rPr>
          <w:rFonts w:ascii="Times New Roman" w:eastAsia="Times New Roman" w:hAnsi="Times New Roman" w:cs="Times New Roman"/>
        </w:rPr>
        <w:t xml:space="preserve"> (6</w:t>
      </w:r>
      <w:r w:rsidR="00642AE7" w:rsidRPr="00642AE7">
        <w:rPr>
          <w:rFonts w:ascii="Times New Roman" w:eastAsia="Times New Roman" w:hAnsi="Times New Roman" w:cs="Times New Roman"/>
        </w:rPr>
        <w:t>-</w:t>
      </w:r>
      <w:r w:rsidR="00833BD8">
        <w:rPr>
          <w:rFonts w:ascii="Times New Roman" w:eastAsia="Times New Roman" w:hAnsi="Times New Roman" w:cs="Times New Roman"/>
        </w:rPr>
        <w:t>month working days)</w:t>
      </w:r>
      <w:r>
        <w:rPr>
          <w:rFonts w:ascii="Times New Roman" w:eastAsia="Times New Roman" w:hAnsi="Times New Roman" w:cs="Times New Roman"/>
        </w:rPr>
        <w:t xml:space="preserve">, so this </w:t>
      </w:r>
      <w:r w:rsidR="007E72CD">
        <w:rPr>
          <w:rFonts w:ascii="Times New Roman" w:eastAsia="Times New Roman" w:hAnsi="Times New Roman" w:cs="Times New Roman"/>
        </w:rPr>
        <w:t>was</w:t>
      </w:r>
      <w:r>
        <w:rPr>
          <w:rFonts w:ascii="Times New Roman" w:eastAsia="Times New Roman" w:hAnsi="Times New Roman" w:cs="Times New Roman"/>
        </w:rPr>
        <w:t xml:space="preserve"> the integer for our </w:t>
      </w:r>
      <w:r w:rsidR="00642AE7" w:rsidRPr="00642AE7">
        <w:rPr>
          <w:rFonts w:ascii="Times New Roman" w:eastAsia="Times New Roman" w:hAnsi="Times New Roman" w:cs="Times New Roman"/>
        </w:rPr>
        <w:t>rolling period value</w:t>
      </w:r>
      <w:r>
        <w:rPr>
          <w:rFonts w:ascii="Times New Roman" w:eastAsia="Times New Roman" w:hAnsi="Times New Roman" w:cs="Times New Roman"/>
        </w:rPr>
        <w:t xml:space="preserve">. </w:t>
      </w:r>
    </w:p>
    <w:p w14:paraId="2D2D398D" w14:textId="4001186E" w:rsidR="00D13091" w:rsidRDefault="00D13091" w:rsidP="00FA339D">
      <w:pPr>
        <w:rPr>
          <w:rFonts w:ascii="Times New Roman" w:eastAsia="Times New Roman" w:hAnsi="Times New Roman" w:cs="Times New Roman"/>
          <w:b/>
          <w:bCs/>
        </w:rPr>
      </w:pPr>
      <w:r>
        <w:rPr>
          <w:rFonts w:ascii="Times New Roman" w:eastAsia="Times New Roman" w:hAnsi="Times New Roman" w:cs="Times New Roman"/>
        </w:rPr>
        <w:t xml:space="preserve">In the graph below, both the Cross-Sectional Standard Deviations &amp; Pairwise Correlations of the Russell 1000 Growth are plotted with the median values of both metrics as horizontal lines. </w:t>
      </w:r>
      <w:r>
        <w:rPr>
          <w:rFonts w:ascii="Times New Roman" w:eastAsia="Times New Roman" w:hAnsi="Times New Roman" w:cs="Times New Roman"/>
          <w:b/>
          <w:bCs/>
        </w:rPr>
        <w:t>The graph is identical to the graph produced by Pat in his Excel file, meaning our preliminary results, produced by an efficient Python code template, concur with Pat’s calculations. Using this graph, opportunities for Active Management could be identified, with the “</w:t>
      </w:r>
      <w:r w:rsidR="00AC698C">
        <w:rPr>
          <w:rFonts w:ascii="Times New Roman" w:eastAsia="Times New Roman" w:hAnsi="Times New Roman" w:cs="Times New Roman"/>
          <w:b/>
          <w:bCs/>
        </w:rPr>
        <w:t>areas of opportunity</w:t>
      </w:r>
      <w:r>
        <w:rPr>
          <w:rFonts w:ascii="Times New Roman" w:eastAsia="Times New Roman" w:hAnsi="Times New Roman" w:cs="Times New Roman"/>
          <w:b/>
          <w:bCs/>
        </w:rPr>
        <w:t>” being where both metrics fall between the median lines.</w:t>
      </w:r>
    </w:p>
    <w:p w14:paraId="3B05A100" w14:textId="64018394" w:rsidR="00D13091" w:rsidRDefault="00D13091" w:rsidP="00D13091">
      <w:pPr>
        <w:rPr>
          <w:rFonts w:ascii="Times New Roman" w:eastAsia="Times New Roman" w:hAnsi="Times New Roman" w:cs="Times New Roman"/>
        </w:rPr>
      </w:pPr>
      <w:r>
        <w:rPr>
          <w:noProof/>
        </w:rPr>
        <w:lastRenderedPageBreak/>
        <w:drawing>
          <wp:inline distT="0" distB="0" distL="0" distR="0" wp14:anchorId="3AA1EFC4" wp14:editId="132164C7">
            <wp:extent cx="5943600" cy="2613660"/>
            <wp:effectExtent l="0" t="0" r="0" b="0"/>
            <wp:docPr id="1394515706" name="Picture 139451570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line 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724FC814" w14:textId="6C7FCB5A" w:rsidR="00156109" w:rsidRDefault="00156109" w:rsidP="00156109">
      <w:pPr>
        <w:rPr>
          <w:rFonts w:ascii="Times New Roman" w:eastAsia="Times New Roman" w:hAnsi="Times New Roman" w:cs="Times New Roman"/>
          <w:b/>
          <w:bCs/>
        </w:rPr>
      </w:pPr>
      <w:r>
        <w:rPr>
          <w:rFonts w:ascii="Times New Roman" w:eastAsia="Times New Roman" w:hAnsi="Times New Roman" w:cs="Times New Roman"/>
          <w:b/>
          <w:bCs/>
        </w:rPr>
        <w:t>3.5 Yahoo! Program</w:t>
      </w:r>
    </w:p>
    <w:p w14:paraId="345CC68F" w14:textId="72E50FDF" w:rsidR="00592B0E" w:rsidRPr="00592B0E" w:rsidRDefault="00592B0E" w:rsidP="00592B0E">
      <w:pPr>
        <w:rPr>
          <w:rFonts w:ascii="Times New Roman" w:eastAsia="Times New Roman" w:hAnsi="Times New Roman" w:cs="Times New Roman"/>
        </w:rPr>
      </w:pPr>
      <w:r w:rsidRPr="00592B0E">
        <w:rPr>
          <w:rFonts w:ascii="Times New Roman" w:eastAsia="Times New Roman" w:hAnsi="Times New Roman" w:cs="Times New Roman"/>
        </w:rPr>
        <w:t xml:space="preserve">During the waiting period to hear from Morningstar about extending our data limit, the group worked on the project using </w:t>
      </w:r>
      <w:proofErr w:type="spellStart"/>
      <w:r w:rsidRPr="00592B0E">
        <w:rPr>
          <w:rFonts w:ascii="Times New Roman" w:eastAsia="Times New Roman" w:hAnsi="Times New Roman" w:cs="Times New Roman"/>
        </w:rPr>
        <w:t>yfinance</w:t>
      </w:r>
      <w:proofErr w:type="spellEnd"/>
      <w:r w:rsidRPr="00592B0E">
        <w:rPr>
          <w:rFonts w:ascii="Times New Roman" w:eastAsia="Times New Roman" w:hAnsi="Times New Roman" w:cs="Times New Roman"/>
        </w:rPr>
        <w:t xml:space="preserve">. To collect the data, </w:t>
      </w:r>
      <w:proofErr w:type="gramStart"/>
      <w:r w:rsidRPr="00592B0E">
        <w:rPr>
          <w:rFonts w:ascii="Times New Roman" w:eastAsia="Times New Roman" w:hAnsi="Times New Roman" w:cs="Times New Roman"/>
        </w:rPr>
        <w:t>additional</w:t>
      </w:r>
      <w:proofErr w:type="gramEnd"/>
      <w:r w:rsidRPr="00592B0E">
        <w:rPr>
          <w:rFonts w:ascii="Times New Roman" w:eastAsia="Times New Roman" w:hAnsi="Times New Roman" w:cs="Times New Roman"/>
        </w:rPr>
        <w:t xml:space="preserve"> code was written to add tickers in a fund. Then </w:t>
      </w:r>
      <w:proofErr w:type="spellStart"/>
      <w:r w:rsidRPr="00592B0E">
        <w:rPr>
          <w:rFonts w:ascii="Times New Roman" w:eastAsia="Times New Roman" w:hAnsi="Times New Roman" w:cs="Times New Roman"/>
        </w:rPr>
        <w:t>yfinance</w:t>
      </w:r>
      <w:proofErr w:type="spellEnd"/>
      <w:r w:rsidRPr="00592B0E">
        <w:rPr>
          <w:rFonts w:ascii="Times New Roman" w:eastAsia="Times New Roman" w:hAnsi="Times New Roman" w:cs="Times New Roman"/>
        </w:rPr>
        <w:t xml:space="preserve"> would provide the ability to pull data based on a date range. After the ticker data was pulled, the closing date from the previous day would be used to determine the percentage of change between days to get the daily return.</w:t>
      </w:r>
    </w:p>
    <w:p w14:paraId="663A265A" w14:textId="6CF98862" w:rsidR="00592B0E" w:rsidRPr="00592B0E" w:rsidRDefault="00592B0E" w:rsidP="00592B0E">
      <w:pPr>
        <w:rPr>
          <w:rFonts w:ascii="Times New Roman" w:eastAsia="Times New Roman" w:hAnsi="Times New Roman" w:cs="Times New Roman"/>
        </w:rPr>
      </w:pPr>
      <w:r w:rsidRPr="00592B0E">
        <w:rPr>
          <w:rFonts w:ascii="Times New Roman" w:eastAsia="Times New Roman" w:hAnsi="Times New Roman" w:cs="Times New Roman"/>
        </w:rPr>
        <w:t>The code for calculating a correlation and standard deviation was able to be added from the previous code developed at the beginning of the semester. Then add the graphing creation code, which combines effortlessly with the already created code. The one addition added was the graph would now save to the file location of the Python script. This saved image of the graph was for easier viewing.</w:t>
      </w:r>
    </w:p>
    <w:p w14:paraId="4F182617" w14:textId="77777777" w:rsidR="00132350" w:rsidRDefault="00132350" w:rsidP="00111AF8">
      <w:pPr>
        <w:rPr>
          <w:rFonts w:ascii="Times New Roman" w:eastAsia="Times New Roman" w:hAnsi="Times New Roman" w:cs="Times New Roman"/>
        </w:rPr>
      </w:pPr>
      <w:r>
        <w:rPr>
          <w:noProof/>
        </w:rPr>
        <w:drawing>
          <wp:anchor distT="0" distB="0" distL="114300" distR="114300" simplePos="0" relativeHeight="251658246" behindDoc="0" locked="0" layoutInCell="1" allowOverlap="1" wp14:anchorId="09BA4D4C" wp14:editId="070F68D9">
            <wp:simplePos x="0" y="0"/>
            <wp:positionH relativeFrom="column">
              <wp:posOffset>2552700</wp:posOffset>
            </wp:positionH>
            <wp:positionV relativeFrom="paragraph">
              <wp:posOffset>1433830</wp:posOffset>
            </wp:positionV>
            <wp:extent cx="3665220" cy="1991360"/>
            <wp:effectExtent l="0" t="0" r="0" b="8890"/>
            <wp:wrapNone/>
            <wp:docPr id="40758036" name="Picture 407580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8036" name="Picture 11" descr="Chart, histo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846" t="9189" r="6923" b="14530"/>
                    <a:stretch/>
                  </pic:blipFill>
                  <pic:spPr bwMode="auto">
                    <a:xfrm>
                      <a:off x="0" y="0"/>
                      <a:ext cx="3665220" cy="199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76FE">
        <w:rPr>
          <w:rFonts w:ascii="Times New Roman" w:eastAsia="Times New Roman" w:hAnsi="Times New Roman" w:cs="Times New Roman"/>
          <w:noProof/>
        </w:rPr>
        <w:drawing>
          <wp:anchor distT="0" distB="0" distL="114300" distR="114300" simplePos="0" relativeHeight="251658245" behindDoc="0" locked="0" layoutInCell="1" allowOverlap="1" wp14:anchorId="7EF91EF9" wp14:editId="789AC6F8">
            <wp:simplePos x="0" y="0"/>
            <wp:positionH relativeFrom="column">
              <wp:posOffset>-76200</wp:posOffset>
            </wp:positionH>
            <wp:positionV relativeFrom="paragraph">
              <wp:posOffset>1432560</wp:posOffset>
            </wp:positionV>
            <wp:extent cx="2409825" cy="2148840"/>
            <wp:effectExtent l="0" t="0" r="9525" b="3810"/>
            <wp:wrapNone/>
            <wp:docPr id="668843478" name="Picture 6688434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43478"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09825" cy="2148840"/>
                    </a:xfrm>
                    <a:prstGeom prst="rect">
                      <a:avLst/>
                    </a:prstGeom>
                  </pic:spPr>
                </pic:pic>
              </a:graphicData>
            </a:graphic>
            <wp14:sizeRelH relativeFrom="margin">
              <wp14:pctWidth>0</wp14:pctWidth>
            </wp14:sizeRelH>
            <wp14:sizeRelV relativeFrom="margin">
              <wp14:pctHeight>0</wp14:pctHeight>
            </wp14:sizeRelV>
          </wp:anchor>
        </w:drawing>
      </w:r>
      <w:r w:rsidR="00CC284F">
        <w:rPr>
          <w:rFonts w:ascii="Times New Roman" w:eastAsia="Times New Roman" w:hAnsi="Times New Roman" w:cs="Times New Roman"/>
        </w:rPr>
        <w:t>While</w:t>
      </w:r>
      <w:r w:rsidR="00927286">
        <w:rPr>
          <w:rFonts w:ascii="Times New Roman" w:eastAsia="Times New Roman" w:hAnsi="Times New Roman" w:cs="Times New Roman"/>
        </w:rPr>
        <w:t xml:space="preserve"> the data limit for </w:t>
      </w:r>
      <w:r w:rsidR="00E728E0">
        <w:rPr>
          <w:rFonts w:ascii="Times New Roman" w:eastAsia="Times New Roman" w:hAnsi="Times New Roman" w:cs="Times New Roman"/>
        </w:rPr>
        <w:t>M</w:t>
      </w:r>
      <w:r w:rsidR="00927286">
        <w:rPr>
          <w:rFonts w:ascii="Times New Roman" w:eastAsia="Times New Roman" w:hAnsi="Times New Roman" w:cs="Times New Roman"/>
        </w:rPr>
        <w:t>orning</w:t>
      </w:r>
      <w:r w:rsidR="00E728E0">
        <w:rPr>
          <w:rFonts w:ascii="Times New Roman" w:eastAsia="Times New Roman" w:hAnsi="Times New Roman" w:cs="Times New Roman"/>
        </w:rPr>
        <w:t>s</w:t>
      </w:r>
      <w:r w:rsidR="00927286">
        <w:rPr>
          <w:rFonts w:ascii="Times New Roman" w:eastAsia="Times New Roman" w:hAnsi="Times New Roman" w:cs="Times New Roman"/>
        </w:rPr>
        <w:t>tar was still being worked</w:t>
      </w:r>
      <w:r w:rsidR="00CA1C9B">
        <w:rPr>
          <w:rFonts w:ascii="Times New Roman" w:eastAsia="Times New Roman" w:hAnsi="Times New Roman" w:cs="Times New Roman"/>
        </w:rPr>
        <w:t xml:space="preserve"> on,</w:t>
      </w:r>
      <w:r w:rsidR="00927286">
        <w:rPr>
          <w:rFonts w:ascii="Times New Roman" w:eastAsia="Times New Roman" w:hAnsi="Times New Roman" w:cs="Times New Roman"/>
        </w:rPr>
        <w:t xml:space="preserve"> </w:t>
      </w:r>
      <w:r w:rsidR="00212712">
        <w:rPr>
          <w:rFonts w:ascii="Times New Roman" w:eastAsia="Times New Roman" w:hAnsi="Times New Roman" w:cs="Times New Roman"/>
        </w:rPr>
        <w:t xml:space="preserve">the </w:t>
      </w:r>
      <w:r w:rsidR="00592B0E" w:rsidRPr="00592B0E">
        <w:rPr>
          <w:rFonts w:ascii="Times New Roman" w:eastAsia="Times New Roman" w:hAnsi="Times New Roman" w:cs="Times New Roman"/>
        </w:rPr>
        <w:t>Yahoo</w:t>
      </w:r>
      <w:r w:rsidR="00212712">
        <w:rPr>
          <w:rFonts w:ascii="Times New Roman" w:eastAsia="Times New Roman" w:hAnsi="Times New Roman" w:cs="Times New Roman"/>
        </w:rPr>
        <w:t xml:space="preserve"> group began the implementation of the areas of</w:t>
      </w:r>
      <w:r w:rsidR="00927286">
        <w:rPr>
          <w:rFonts w:ascii="Times New Roman" w:eastAsia="Times New Roman" w:hAnsi="Times New Roman" w:cs="Times New Roman"/>
        </w:rPr>
        <w:t xml:space="preserve"> </w:t>
      </w:r>
      <w:r w:rsidR="00E728E0">
        <w:rPr>
          <w:rFonts w:ascii="Times New Roman" w:eastAsia="Times New Roman" w:hAnsi="Times New Roman" w:cs="Times New Roman"/>
        </w:rPr>
        <w:t>opportunity</w:t>
      </w:r>
      <w:r w:rsidR="003C56C5">
        <w:rPr>
          <w:rFonts w:ascii="Times New Roman" w:eastAsia="Times New Roman" w:hAnsi="Times New Roman" w:cs="Times New Roman"/>
        </w:rPr>
        <w:t xml:space="preserve">. </w:t>
      </w:r>
      <w:r w:rsidR="00592B0E" w:rsidRPr="00592B0E">
        <w:rPr>
          <w:rFonts w:ascii="Times New Roman" w:eastAsia="Times New Roman" w:hAnsi="Times New Roman" w:cs="Times New Roman"/>
        </w:rPr>
        <w:t>This implementation</w:t>
      </w:r>
      <w:r w:rsidR="004B301A">
        <w:rPr>
          <w:rFonts w:ascii="Times New Roman" w:eastAsia="Times New Roman" w:hAnsi="Times New Roman" w:cs="Times New Roman"/>
        </w:rPr>
        <w:t xml:space="preserve"> was done by determining intervals </w:t>
      </w:r>
      <w:r w:rsidR="00A35A62">
        <w:rPr>
          <w:rFonts w:ascii="Times New Roman" w:eastAsia="Times New Roman" w:hAnsi="Times New Roman" w:cs="Times New Roman"/>
        </w:rPr>
        <w:t xml:space="preserve">where </w:t>
      </w:r>
      <w:r w:rsidR="00592B0E" w:rsidRPr="00592B0E">
        <w:rPr>
          <w:rFonts w:ascii="Times New Roman" w:eastAsia="Times New Roman" w:hAnsi="Times New Roman" w:cs="Times New Roman"/>
        </w:rPr>
        <w:t xml:space="preserve">the </w:t>
      </w:r>
      <w:r w:rsidR="00C72ED4">
        <w:rPr>
          <w:rFonts w:ascii="Times New Roman" w:eastAsia="Times New Roman" w:hAnsi="Times New Roman" w:cs="Times New Roman"/>
        </w:rPr>
        <w:t>correlation was below the median cor</w:t>
      </w:r>
      <w:r w:rsidR="00E923BA">
        <w:rPr>
          <w:rFonts w:ascii="Times New Roman" w:eastAsia="Times New Roman" w:hAnsi="Times New Roman" w:cs="Times New Roman"/>
        </w:rPr>
        <w:t xml:space="preserve">relation </w:t>
      </w:r>
      <w:r w:rsidR="00091BF0">
        <w:rPr>
          <w:rFonts w:ascii="Times New Roman" w:eastAsia="Times New Roman" w:hAnsi="Times New Roman" w:cs="Times New Roman"/>
        </w:rPr>
        <w:t>median and standard deviation median. The shaded area was added to the graph</w:t>
      </w:r>
      <w:r w:rsidR="00D856FE">
        <w:rPr>
          <w:rFonts w:ascii="Times New Roman" w:eastAsia="Times New Roman" w:hAnsi="Times New Roman" w:cs="Times New Roman"/>
        </w:rPr>
        <w:t xml:space="preserve"> to show the time intervals </w:t>
      </w:r>
      <w:r w:rsidR="002D79BF">
        <w:rPr>
          <w:rFonts w:ascii="Times New Roman" w:eastAsia="Times New Roman" w:hAnsi="Times New Roman" w:cs="Times New Roman"/>
        </w:rPr>
        <w:t xml:space="preserve">where these active management </w:t>
      </w:r>
      <w:r w:rsidR="00592B0E" w:rsidRPr="00592B0E">
        <w:rPr>
          <w:rFonts w:ascii="Times New Roman" w:eastAsia="Times New Roman" w:hAnsi="Times New Roman" w:cs="Times New Roman"/>
        </w:rPr>
        <w:t>areas were.</w:t>
      </w:r>
      <w:r w:rsidR="000A7560" w:rsidRPr="000A7560">
        <w:rPr>
          <w:rFonts w:asciiTheme="majorBidi" w:hAnsiTheme="majorBidi" w:cstheme="majorBidi"/>
          <w:noProof/>
        </w:rPr>
        <w:t xml:space="preserve"> </w:t>
      </w:r>
      <w:r w:rsidR="000A7560" w:rsidRPr="000A7560">
        <w:rPr>
          <w:rFonts w:asciiTheme="majorBidi" w:hAnsiTheme="majorBidi" w:cstheme="majorBidi"/>
          <w:b/>
          <w:bCs/>
          <w:noProof/>
        </w:rPr>
        <w:t xml:space="preserve">The </w:t>
      </w:r>
      <w:r w:rsidR="000A7560">
        <w:rPr>
          <w:rFonts w:asciiTheme="majorBidi" w:hAnsiTheme="majorBidi" w:cstheme="majorBidi"/>
          <w:b/>
          <w:bCs/>
          <w:noProof/>
        </w:rPr>
        <w:t>date ranges</w:t>
      </w:r>
      <w:r w:rsidR="000A7560" w:rsidRPr="000A7560">
        <w:rPr>
          <w:rFonts w:asciiTheme="majorBidi" w:hAnsiTheme="majorBidi" w:cstheme="majorBidi"/>
          <w:b/>
          <w:bCs/>
          <w:noProof/>
        </w:rPr>
        <w:t xml:space="preserve"> where the</w:t>
      </w:r>
      <w:r w:rsidR="000A7560" w:rsidRPr="00BB76FE">
        <w:rPr>
          <w:rFonts w:asciiTheme="majorBidi" w:hAnsiTheme="majorBidi" w:cstheme="majorBidi"/>
          <w:b/>
        </w:rPr>
        <w:t xml:space="preserve"> S&amp;P </w:t>
      </w:r>
      <w:r w:rsidR="0040108B">
        <w:rPr>
          <w:rFonts w:asciiTheme="majorBidi" w:hAnsiTheme="majorBidi" w:cstheme="majorBidi"/>
          <w:b/>
        </w:rPr>
        <w:t xml:space="preserve">500 </w:t>
      </w:r>
      <w:r w:rsidR="001D20EE">
        <w:rPr>
          <w:rFonts w:asciiTheme="majorBidi" w:hAnsiTheme="majorBidi" w:cstheme="majorBidi"/>
          <w:b/>
        </w:rPr>
        <w:t>was in a</w:t>
      </w:r>
      <w:r w:rsidR="009A140F">
        <w:rPr>
          <w:rFonts w:asciiTheme="majorBidi" w:hAnsiTheme="majorBidi" w:cstheme="majorBidi"/>
          <w:b/>
        </w:rPr>
        <w:t xml:space="preserve">n area </w:t>
      </w:r>
      <w:r w:rsidR="00431A09">
        <w:rPr>
          <w:rFonts w:asciiTheme="majorBidi" w:hAnsiTheme="majorBidi" w:cstheme="majorBidi"/>
          <w:b/>
        </w:rPr>
        <w:t>where</w:t>
      </w:r>
      <w:r w:rsidR="009A140F">
        <w:rPr>
          <w:rFonts w:asciiTheme="majorBidi" w:hAnsiTheme="majorBidi" w:cstheme="majorBidi"/>
          <w:b/>
        </w:rPr>
        <w:t xml:space="preserve"> active</w:t>
      </w:r>
      <w:r>
        <w:rPr>
          <w:rFonts w:asciiTheme="majorBidi" w:hAnsiTheme="majorBidi" w:cstheme="majorBidi"/>
          <w:b/>
        </w:rPr>
        <w:t xml:space="preserve"> </w:t>
      </w:r>
      <w:r w:rsidR="009A140F">
        <w:rPr>
          <w:rFonts w:asciiTheme="majorBidi" w:hAnsiTheme="majorBidi" w:cstheme="majorBidi"/>
          <w:b/>
        </w:rPr>
        <w:t>management should be considered.</w:t>
      </w:r>
      <w:r w:rsidR="00127657">
        <w:rPr>
          <w:rFonts w:asciiTheme="majorBidi" w:hAnsiTheme="majorBidi" w:cstheme="majorBidi"/>
          <w:b/>
        </w:rPr>
        <w:t xml:space="preserve"> Graph showing the areas of </w:t>
      </w:r>
      <w:r w:rsidR="00B94F01">
        <w:rPr>
          <w:rFonts w:asciiTheme="majorBidi" w:hAnsiTheme="majorBidi" w:cstheme="majorBidi"/>
          <w:b/>
        </w:rPr>
        <w:t xml:space="preserve">active management corresponding </w:t>
      </w:r>
      <w:proofErr w:type="gramStart"/>
      <w:r w:rsidR="00B94F01">
        <w:rPr>
          <w:rFonts w:asciiTheme="majorBidi" w:hAnsiTheme="majorBidi" w:cstheme="majorBidi"/>
          <w:b/>
        </w:rPr>
        <w:t>ton</w:t>
      </w:r>
      <w:proofErr w:type="gramEnd"/>
      <w:r w:rsidR="00B94F01">
        <w:rPr>
          <w:rFonts w:asciiTheme="majorBidi" w:hAnsiTheme="majorBidi" w:cstheme="majorBidi"/>
          <w:b/>
        </w:rPr>
        <w:t xml:space="preserve"> the </w:t>
      </w:r>
      <w:r w:rsidR="00D05D46">
        <w:rPr>
          <w:rFonts w:asciiTheme="majorBidi" w:hAnsiTheme="majorBidi" w:cstheme="majorBidi"/>
          <w:b/>
        </w:rPr>
        <w:t>table on the left in light green</w:t>
      </w:r>
      <w:r w:rsidR="00111AF8">
        <w:rPr>
          <w:rFonts w:asciiTheme="majorBidi" w:hAnsiTheme="majorBidi" w:cstheme="majorBidi"/>
          <w:b/>
        </w:rPr>
        <w:t xml:space="preserve"> shaded areas</w:t>
      </w:r>
      <w:r w:rsidR="00D05D46">
        <w:rPr>
          <w:rFonts w:asciiTheme="majorBidi" w:hAnsiTheme="majorBidi" w:cstheme="majorBidi"/>
          <w:b/>
        </w:rPr>
        <w:t>.</w:t>
      </w:r>
      <w:r w:rsidR="001D20EE" w:rsidRPr="009A140F">
        <w:rPr>
          <w:rFonts w:ascii="Times New Roman" w:eastAsia="Times New Roman" w:hAnsi="Times New Roman" w:cs="Times New Roman"/>
        </w:rPr>
        <w:t xml:space="preserve"> </w:t>
      </w:r>
    </w:p>
    <w:p w14:paraId="5EDCD17F" w14:textId="21FA1C74" w:rsidR="00AA568B" w:rsidRDefault="00E8710A" w:rsidP="00111AF8">
      <w:pPr>
        <w:rPr>
          <w:rFonts w:ascii="Times New Roman" w:eastAsia="Times New Roman" w:hAnsi="Times New Roman" w:cs="Times New Roman"/>
        </w:rPr>
      </w:pPr>
      <w:r w:rsidRPr="00E8710A">
        <w:rPr>
          <w:rFonts w:ascii="Times New Roman" w:eastAsia="Times New Roman" w:hAnsi="Times New Roman" w:cs="Times New Roman"/>
          <w:noProof/>
        </w:rPr>
        <w:lastRenderedPageBreak/>
        <w:drawing>
          <wp:anchor distT="0" distB="0" distL="114300" distR="114300" simplePos="0" relativeHeight="251658251" behindDoc="1" locked="0" layoutInCell="1" allowOverlap="1" wp14:anchorId="51FCBFB7" wp14:editId="52ACB4EF">
            <wp:simplePos x="0" y="0"/>
            <wp:positionH relativeFrom="column">
              <wp:posOffset>-76200</wp:posOffset>
            </wp:positionH>
            <wp:positionV relativeFrom="paragraph">
              <wp:posOffset>815340</wp:posOffset>
            </wp:positionV>
            <wp:extent cx="2141220" cy="3063240"/>
            <wp:effectExtent l="0" t="0" r="0" b="3810"/>
            <wp:wrapTight wrapText="bothSides">
              <wp:wrapPolygon edited="0">
                <wp:start x="0" y="0"/>
                <wp:lineTo x="0" y="21493"/>
                <wp:lineTo x="21331" y="21493"/>
                <wp:lineTo x="21331" y="0"/>
                <wp:lineTo x="0" y="0"/>
              </wp:wrapPolygon>
            </wp:wrapTight>
            <wp:docPr id="1235993604" name="Picture 123599360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93604" name="Picture 1"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1220" cy="3063240"/>
                    </a:xfrm>
                    <a:prstGeom prst="rect">
                      <a:avLst/>
                    </a:prstGeom>
                  </pic:spPr>
                </pic:pic>
              </a:graphicData>
            </a:graphic>
          </wp:anchor>
        </w:drawing>
      </w:r>
      <w:r w:rsidR="00111AF8">
        <w:rPr>
          <w:rFonts w:ascii="Times New Roman" w:eastAsia="Times New Roman" w:hAnsi="Times New Roman" w:cs="Times New Roman"/>
        </w:rPr>
        <w:t xml:space="preserve">The final </w:t>
      </w:r>
      <w:r w:rsidR="00220CF1">
        <w:rPr>
          <w:rFonts w:ascii="Times New Roman" w:eastAsia="Times New Roman" w:hAnsi="Times New Roman" w:cs="Times New Roman"/>
        </w:rPr>
        <w:t xml:space="preserve">addition to </w:t>
      </w:r>
      <w:r w:rsidR="006664C4">
        <w:rPr>
          <w:rFonts w:ascii="Times New Roman" w:eastAsia="Times New Roman" w:hAnsi="Times New Roman" w:cs="Times New Roman"/>
        </w:rPr>
        <w:t>the Yahoo! program was the implementation of UI</w:t>
      </w:r>
      <w:r w:rsidR="00907A18">
        <w:rPr>
          <w:rFonts w:ascii="Times New Roman" w:eastAsia="Times New Roman" w:hAnsi="Times New Roman" w:cs="Times New Roman"/>
        </w:rPr>
        <w:t xml:space="preserve">. The original goal was to have the whole program </w:t>
      </w:r>
      <w:r w:rsidR="00CA4D54">
        <w:rPr>
          <w:rFonts w:ascii="Times New Roman" w:eastAsia="Times New Roman" w:hAnsi="Times New Roman" w:cs="Times New Roman"/>
        </w:rPr>
        <w:t>have a UI</w:t>
      </w:r>
      <w:r w:rsidR="008575C0">
        <w:rPr>
          <w:rFonts w:ascii="Times New Roman" w:eastAsia="Times New Roman" w:hAnsi="Times New Roman" w:cs="Times New Roman"/>
        </w:rPr>
        <w:t xml:space="preserve">. </w:t>
      </w:r>
      <w:r w:rsidR="00614263">
        <w:rPr>
          <w:rFonts w:ascii="Times New Roman" w:eastAsia="Times New Roman" w:hAnsi="Times New Roman" w:cs="Times New Roman"/>
        </w:rPr>
        <w:t xml:space="preserve">However, </w:t>
      </w:r>
      <w:r w:rsidR="00EB78AF" w:rsidRPr="00EB78AF">
        <w:rPr>
          <w:rFonts w:ascii="Times New Roman" w:eastAsia="Times New Roman" w:hAnsi="Times New Roman" w:cs="Times New Roman"/>
        </w:rPr>
        <w:t>due</w:t>
      </w:r>
      <w:r w:rsidR="00614263">
        <w:rPr>
          <w:rFonts w:ascii="Times New Roman" w:eastAsia="Times New Roman" w:hAnsi="Times New Roman" w:cs="Times New Roman"/>
        </w:rPr>
        <w:t xml:space="preserve"> to time constraints</w:t>
      </w:r>
      <w:r w:rsidR="00EB78AF" w:rsidRPr="00EB78AF">
        <w:rPr>
          <w:rFonts w:ascii="Times New Roman" w:eastAsia="Times New Roman" w:hAnsi="Times New Roman" w:cs="Times New Roman"/>
        </w:rPr>
        <w:t>,</w:t>
      </w:r>
      <w:r w:rsidR="00614263">
        <w:rPr>
          <w:rFonts w:ascii="Times New Roman" w:eastAsia="Times New Roman" w:hAnsi="Times New Roman" w:cs="Times New Roman"/>
        </w:rPr>
        <w:t xml:space="preserve"> that became limited. The </w:t>
      </w:r>
      <w:r w:rsidR="000908A3">
        <w:rPr>
          <w:rFonts w:ascii="Times New Roman" w:eastAsia="Times New Roman" w:hAnsi="Times New Roman" w:cs="Times New Roman"/>
        </w:rPr>
        <w:t xml:space="preserve">UI that </w:t>
      </w:r>
      <w:r w:rsidR="00EB78AF" w:rsidRPr="00EB78AF">
        <w:rPr>
          <w:rFonts w:ascii="Times New Roman" w:eastAsia="Times New Roman" w:hAnsi="Times New Roman" w:cs="Times New Roman"/>
        </w:rPr>
        <w:t>got</w:t>
      </w:r>
      <w:r w:rsidR="000908A3">
        <w:rPr>
          <w:rFonts w:ascii="Times New Roman" w:eastAsia="Times New Roman" w:hAnsi="Times New Roman" w:cs="Times New Roman"/>
        </w:rPr>
        <w:t xml:space="preserve"> implemented </w:t>
      </w:r>
      <w:r w:rsidR="00EB78AF" w:rsidRPr="00EB78AF">
        <w:rPr>
          <w:rFonts w:ascii="Times New Roman" w:eastAsia="Times New Roman" w:hAnsi="Times New Roman" w:cs="Times New Roman"/>
        </w:rPr>
        <w:t>was a popup</w:t>
      </w:r>
      <w:r w:rsidR="000908A3">
        <w:rPr>
          <w:rFonts w:ascii="Times New Roman" w:eastAsia="Times New Roman" w:hAnsi="Times New Roman" w:cs="Times New Roman"/>
        </w:rPr>
        <w:t xml:space="preserve"> in the top right corner of the user </w:t>
      </w:r>
      <w:r w:rsidR="00A472DD">
        <w:rPr>
          <w:rFonts w:ascii="Times New Roman" w:eastAsia="Times New Roman" w:hAnsi="Times New Roman" w:cs="Times New Roman"/>
        </w:rPr>
        <w:t xml:space="preserve">screen asking for </w:t>
      </w:r>
      <w:r w:rsidR="006772B5">
        <w:rPr>
          <w:rFonts w:ascii="Times New Roman" w:eastAsia="Times New Roman" w:hAnsi="Times New Roman" w:cs="Times New Roman"/>
        </w:rPr>
        <w:t xml:space="preserve">the </w:t>
      </w:r>
      <w:r w:rsidR="005967EA">
        <w:rPr>
          <w:rFonts w:ascii="Times New Roman" w:eastAsia="Times New Roman" w:hAnsi="Times New Roman" w:cs="Times New Roman"/>
        </w:rPr>
        <w:t xml:space="preserve">fund, date range, number of rolling days, and </w:t>
      </w:r>
      <w:r w:rsidR="00AA1496">
        <w:rPr>
          <w:rFonts w:ascii="Times New Roman" w:eastAsia="Times New Roman" w:hAnsi="Times New Roman" w:cs="Times New Roman"/>
        </w:rPr>
        <w:t xml:space="preserve">smoothing strength. </w:t>
      </w:r>
    </w:p>
    <w:p w14:paraId="71539B16" w14:textId="77777777" w:rsidR="00AA568B" w:rsidRDefault="00AA568B" w:rsidP="00111AF8">
      <w:pPr>
        <w:rPr>
          <w:rFonts w:ascii="Times New Roman" w:eastAsia="Times New Roman" w:hAnsi="Times New Roman" w:cs="Times New Roman"/>
          <w:b/>
          <w:bCs/>
        </w:rPr>
      </w:pPr>
    </w:p>
    <w:p w14:paraId="324D9681" w14:textId="77777777" w:rsidR="00AA568B" w:rsidRDefault="00AA568B" w:rsidP="00111AF8">
      <w:pPr>
        <w:rPr>
          <w:rFonts w:ascii="Times New Roman" w:eastAsia="Times New Roman" w:hAnsi="Times New Roman" w:cs="Times New Roman"/>
          <w:b/>
          <w:bCs/>
        </w:rPr>
      </w:pPr>
    </w:p>
    <w:p w14:paraId="6B4CFE78" w14:textId="77777777" w:rsidR="00AA568B" w:rsidRDefault="00AA568B" w:rsidP="00111AF8">
      <w:pPr>
        <w:rPr>
          <w:rFonts w:ascii="Times New Roman" w:eastAsia="Times New Roman" w:hAnsi="Times New Roman" w:cs="Times New Roman"/>
          <w:b/>
          <w:bCs/>
        </w:rPr>
      </w:pPr>
    </w:p>
    <w:p w14:paraId="55B2F959" w14:textId="417A8C1F" w:rsidR="00271DEE" w:rsidRPr="00271DEE" w:rsidRDefault="00271DEE" w:rsidP="00111AF8">
      <w:pPr>
        <w:rPr>
          <w:rFonts w:ascii="Times New Roman" w:eastAsia="Times New Roman" w:hAnsi="Times New Roman" w:cs="Times New Roman"/>
          <w:b/>
          <w:bCs/>
        </w:rPr>
      </w:pPr>
      <w:r>
        <w:rPr>
          <w:rFonts w:ascii="Times New Roman" w:eastAsia="Times New Roman" w:hAnsi="Times New Roman" w:cs="Times New Roman"/>
          <w:b/>
          <w:bCs/>
        </w:rPr>
        <w:t xml:space="preserve">Example of UI </w:t>
      </w:r>
      <w:r w:rsidR="00313F15">
        <w:rPr>
          <w:rFonts w:ascii="Times New Roman" w:eastAsia="Times New Roman" w:hAnsi="Times New Roman" w:cs="Times New Roman"/>
          <w:b/>
          <w:bCs/>
        </w:rPr>
        <w:t xml:space="preserve">popup and what user needs to input to </w:t>
      </w:r>
      <w:r w:rsidR="0021513A">
        <w:rPr>
          <w:rFonts w:ascii="Times New Roman" w:eastAsia="Times New Roman" w:hAnsi="Times New Roman" w:cs="Times New Roman"/>
          <w:b/>
          <w:bCs/>
        </w:rPr>
        <w:t>create</w:t>
      </w:r>
      <w:r w:rsidR="00313F15">
        <w:rPr>
          <w:rFonts w:ascii="Times New Roman" w:eastAsia="Times New Roman" w:hAnsi="Times New Roman" w:cs="Times New Roman"/>
          <w:b/>
          <w:bCs/>
        </w:rPr>
        <w:t xml:space="preserve"> </w:t>
      </w:r>
      <w:r w:rsidR="00AA568B">
        <w:rPr>
          <w:rFonts w:ascii="Times New Roman" w:eastAsia="Times New Roman" w:hAnsi="Times New Roman" w:cs="Times New Roman"/>
          <w:b/>
          <w:bCs/>
        </w:rPr>
        <w:t>an</w:t>
      </w:r>
      <w:r w:rsidR="00313F15">
        <w:rPr>
          <w:rFonts w:ascii="Times New Roman" w:eastAsia="Times New Roman" w:hAnsi="Times New Roman" w:cs="Times New Roman"/>
          <w:b/>
          <w:bCs/>
        </w:rPr>
        <w:t xml:space="preserve"> </w:t>
      </w:r>
      <w:r w:rsidR="00AA568B">
        <w:rPr>
          <w:rFonts w:ascii="Times New Roman" w:eastAsia="Times New Roman" w:hAnsi="Times New Roman" w:cs="Times New Roman"/>
          <w:b/>
          <w:bCs/>
        </w:rPr>
        <w:t>A</w:t>
      </w:r>
      <w:r w:rsidR="00A14F39">
        <w:rPr>
          <w:rFonts w:ascii="Times New Roman" w:eastAsia="Times New Roman" w:hAnsi="Times New Roman" w:cs="Times New Roman"/>
          <w:b/>
          <w:bCs/>
        </w:rPr>
        <w:t xml:space="preserve">ctive </w:t>
      </w:r>
      <w:r w:rsidR="00AA568B">
        <w:rPr>
          <w:rFonts w:ascii="Times New Roman" w:eastAsia="Times New Roman" w:hAnsi="Times New Roman" w:cs="Times New Roman"/>
          <w:b/>
          <w:bCs/>
        </w:rPr>
        <w:t>M</w:t>
      </w:r>
      <w:r w:rsidR="00A14F39">
        <w:rPr>
          <w:rFonts w:ascii="Times New Roman" w:eastAsia="Times New Roman" w:hAnsi="Times New Roman" w:cs="Times New Roman"/>
          <w:b/>
          <w:bCs/>
        </w:rPr>
        <w:t>anagement graph.</w:t>
      </w:r>
    </w:p>
    <w:p w14:paraId="6DF7659F" w14:textId="77777777" w:rsidR="00AA568B" w:rsidRDefault="00AA568B" w:rsidP="00D13091">
      <w:pPr>
        <w:rPr>
          <w:rFonts w:ascii="Times New Roman" w:eastAsia="Times New Roman" w:hAnsi="Times New Roman" w:cs="Times New Roman"/>
          <w:b/>
          <w:bCs/>
        </w:rPr>
      </w:pPr>
    </w:p>
    <w:p w14:paraId="4615B084" w14:textId="77777777" w:rsidR="00AA568B" w:rsidRDefault="00AA568B" w:rsidP="00D13091">
      <w:pPr>
        <w:rPr>
          <w:rFonts w:ascii="Times New Roman" w:eastAsia="Times New Roman" w:hAnsi="Times New Roman" w:cs="Times New Roman"/>
          <w:b/>
          <w:bCs/>
        </w:rPr>
      </w:pPr>
    </w:p>
    <w:p w14:paraId="274A9146" w14:textId="77777777" w:rsidR="00AA568B" w:rsidRDefault="00AA568B" w:rsidP="00D13091">
      <w:pPr>
        <w:rPr>
          <w:rFonts w:ascii="Times New Roman" w:eastAsia="Times New Roman" w:hAnsi="Times New Roman" w:cs="Times New Roman"/>
          <w:b/>
          <w:bCs/>
        </w:rPr>
      </w:pPr>
    </w:p>
    <w:p w14:paraId="7D4011D1" w14:textId="77777777" w:rsidR="00AA568B" w:rsidRDefault="00AA568B" w:rsidP="00D13091">
      <w:pPr>
        <w:rPr>
          <w:rFonts w:ascii="Times New Roman" w:eastAsia="Times New Roman" w:hAnsi="Times New Roman" w:cs="Times New Roman"/>
          <w:b/>
          <w:bCs/>
        </w:rPr>
      </w:pPr>
    </w:p>
    <w:p w14:paraId="5E5207D7" w14:textId="77777777" w:rsidR="00AA568B" w:rsidRDefault="00AA568B" w:rsidP="00D13091">
      <w:pPr>
        <w:rPr>
          <w:rFonts w:ascii="Times New Roman" w:eastAsia="Times New Roman" w:hAnsi="Times New Roman" w:cs="Times New Roman"/>
          <w:b/>
          <w:bCs/>
        </w:rPr>
      </w:pPr>
    </w:p>
    <w:p w14:paraId="25B4917E" w14:textId="0C2D5DD7" w:rsidR="007D5D97" w:rsidRDefault="007D5D97" w:rsidP="00D13091">
      <w:pPr>
        <w:rPr>
          <w:rFonts w:ascii="Times New Roman" w:eastAsia="Times New Roman" w:hAnsi="Times New Roman" w:cs="Times New Roman"/>
          <w:b/>
          <w:bCs/>
        </w:rPr>
      </w:pPr>
      <w:r>
        <w:rPr>
          <w:rFonts w:ascii="Times New Roman" w:eastAsia="Times New Roman" w:hAnsi="Times New Roman" w:cs="Times New Roman"/>
          <w:b/>
          <w:bCs/>
        </w:rPr>
        <w:t xml:space="preserve">3.4 </w:t>
      </w:r>
      <w:r w:rsidR="00670111">
        <w:rPr>
          <w:rFonts w:ascii="Times New Roman" w:eastAsia="Times New Roman" w:hAnsi="Times New Roman" w:cs="Times New Roman"/>
          <w:b/>
          <w:bCs/>
        </w:rPr>
        <w:t>Morn</w:t>
      </w:r>
      <w:r w:rsidR="00E7422C">
        <w:rPr>
          <w:rFonts w:ascii="Times New Roman" w:eastAsia="Times New Roman" w:hAnsi="Times New Roman" w:cs="Times New Roman"/>
          <w:b/>
          <w:bCs/>
        </w:rPr>
        <w:t>ingstar Analytics Lab Program</w:t>
      </w:r>
    </w:p>
    <w:p w14:paraId="6BDBF8FB" w14:textId="77777777" w:rsidR="007759C6" w:rsidRDefault="00BC37EF" w:rsidP="00D13091">
      <w:pPr>
        <w:rPr>
          <w:rFonts w:ascii="Times New Roman" w:eastAsia="Times New Roman" w:hAnsi="Times New Roman" w:cs="Times New Roman"/>
        </w:rPr>
      </w:pPr>
      <w:r>
        <w:rPr>
          <w:rFonts w:ascii="Times New Roman" w:eastAsia="Times New Roman" w:hAnsi="Times New Roman" w:cs="Times New Roman"/>
        </w:rPr>
        <w:t xml:space="preserve">After receiving permission from a Morningstar representative, our data query limit was extended temporarily to 5 million data points </w:t>
      </w:r>
      <w:r w:rsidR="009B0A82" w:rsidRPr="009B0A82">
        <w:rPr>
          <w:rFonts w:ascii="Times New Roman" w:eastAsia="Times New Roman" w:hAnsi="Times New Roman" w:cs="Times New Roman"/>
        </w:rPr>
        <w:t>daily.</w:t>
      </w:r>
      <w:r>
        <w:rPr>
          <w:rFonts w:ascii="Times New Roman" w:eastAsia="Times New Roman" w:hAnsi="Times New Roman" w:cs="Times New Roman"/>
        </w:rPr>
        <w:t xml:space="preserve"> With this extension</w:t>
      </w:r>
      <w:r w:rsidR="00F923DC">
        <w:rPr>
          <w:rFonts w:ascii="Times New Roman" w:eastAsia="Times New Roman" w:hAnsi="Times New Roman" w:cs="Times New Roman"/>
        </w:rPr>
        <w:t>,</w:t>
      </w:r>
      <w:r>
        <w:rPr>
          <w:rFonts w:ascii="Times New Roman" w:eastAsia="Times New Roman" w:hAnsi="Times New Roman" w:cs="Times New Roman"/>
        </w:rPr>
        <w:t xml:space="preserve"> we could move forward</w:t>
      </w:r>
      <w:r w:rsidR="00AB0CB6">
        <w:rPr>
          <w:rFonts w:ascii="Times New Roman" w:eastAsia="Times New Roman" w:hAnsi="Times New Roman" w:cs="Times New Roman"/>
        </w:rPr>
        <w:t xml:space="preserve"> in the Morningstar Analytics Lab en</w:t>
      </w:r>
      <w:r w:rsidR="00660EE2">
        <w:rPr>
          <w:rFonts w:ascii="Times New Roman" w:eastAsia="Times New Roman" w:hAnsi="Times New Roman" w:cs="Times New Roman"/>
        </w:rPr>
        <w:t>vironment</w:t>
      </w:r>
      <w:r w:rsidR="005214FB">
        <w:rPr>
          <w:rFonts w:ascii="Times New Roman" w:eastAsia="Times New Roman" w:hAnsi="Times New Roman" w:cs="Times New Roman"/>
        </w:rPr>
        <w:t xml:space="preserve"> and build </w:t>
      </w:r>
      <w:r w:rsidR="006847A6">
        <w:rPr>
          <w:rFonts w:ascii="Times New Roman" w:eastAsia="Times New Roman" w:hAnsi="Times New Roman" w:cs="Times New Roman"/>
        </w:rPr>
        <w:t xml:space="preserve">a </w:t>
      </w:r>
      <w:r w:rsidR="00717A03">
        <w:rPr>
          <w:rFonts w:ascii="Times New Roman" w:eastAsia="Times New Roman" w:hAnsi="Times New Roman" w:cs="Times New Roman"/>
        </w:rPr>
        <w:t>near-</w:t>
      </w:r>
      <w:r w:rsidR="000E3CFB">
        <w:rPr>
          <w:rFonts w:ascii="Times New Roman" w:eastAsia="Times New Roman" w:hAnsi="Times New Roman" w:cs="Times New Roman"/>
        </w:rPr>
        <w:t>identical</w:t>
      </w:r>
      <w:r w:rsidR="006847A6">
        <w:rPr>
          <w:rFonts w:ascii="Times New Roman" w:eastAsia="Times New Roman" w:hAnsi="Times New Roman" w:cs="Times New Roman"/>
        </w:rPr>
        <w:t xml:space="preserve"> program to the Yahoo!</w:t>
      </w:r>
      <w:r w:rsidR="00605CDB">
        <w:rPr>
          <w:rFonts w:ascii="Times New Roman" w:eastAsia="Times New Roman" w:hAnsi="Times New Roman" w:cs="Times New Roman"/>
        </w:rPr>
        <w:t xml:space="preserve"> </w:t>
      </w:r>
      <w:r w:rsidR="00376FC5">
        <w:rPr>
          <w:rFonts w:ascii="Times New Roman" w:eastAsia="Times New Roman" w:hAnsi="Times New Roman" w:cs="Times New Roman"/>
        </w:rPr>
        <w:t>program</w:t>
      </w:r>
      <w:r w:rsidR="0081665E">
        <w:rPr>
          <w:rFonts w:ascii="Times New Roman" w:eastAsia="Times New Roman" w:hAnsi="Times New Roman" w:cs="Times New Roman"/>
        </w:rPr>
        <w:t>.</w:t>
      </w:r>
    </w:p>
    <w:p w14:paraId="70EBB6E2" w14:textId="77777777" w:rsidR="00CA4F86" w:rsidRDefault="00EF0055" w:rsidP="00D13091">
      <w:pPr>
        <w:rPr>
          <w:rFonts w:ascii="Times New Roman" w:eastAsia="Times New Roman" w:hAnsi="Times New Roman" w:cs="Times New Roman"/>
        </w:rPr>
      </w:pPr>
      <w:r>
        <w:rPr>
          <w:rFonts w:ascii="Times New Roman" w:eastAsia="Times New Roman" w:hAnsi="Times New Roman" w:cs="Times New Roman"/>
        </w:rPr>
        <w:t xml:space="preserve">The </w:t>
      </w:r>
      <w:r w:rsidR="00DF6304">
        <w:rPr>
          <w:rFonts w:ascii="Times New Roman" w:eastAsia="Times New Roman" w:hAnsi="Times New Roman" w:cs="Times New Roman"/>
        </w:rPr>
        <w:t xml:space="preserve">code for calculations of cross-sectional standard deviation &amp; pairwise correlations </w:t>
      </w:r>
      <w:r w:rsidR="009B0A82" w:rsidRPr="009B0A82">
        <w:rPr>
          <w:rFonts w:ascii="Times New Roman" w:eastAsia="Times New Roman" w:hAnsi="Times New Roman" w:cs="Times New Roman"/>
        </w:rPr>
        <w:t>and the time-series line graphing remained the same within Analytics Lab. However, the way the data were retrieved was different. Morningstar Analytics Lab uses a unique identifier, “</w:t>
      </w:r>
      <w:proofErr w:type="spellStart"/>
      <w:r w:rsidR="009B0A82" w:rsidRPr="009B0A82">
        <w:rPr>
          <w:rFonts w:ascii="Times New Roman" w:eastAsia="Times New Roman" w:hAnsi="Times New Roman" w:cs="Times New Roman"/>
        </w:rPr>
        <w:t>investment_id</w:t>
      </w:r>
      <w:proofErr w:type="spellEnd"/>
      <w:r w:rsidR="009B0A82" w:rsidRPr="009B0A82">
        <w:rPr>
          <w:rFonts w:ascii="Times New Roman" w:eastAsia="Times New Roman" w:hAnsi="Times New Roman" w:cs="Times New Roman"/>
        </w:rPr>
        <w:t xml:space="preserve">”, for each </w:t>
      </w:r>
      <w:proofErr w:type="gramStart"/>
      <w:r w:rsidR="009B0A82" w:rsidRPr="009B0A82">
        <w:rPr>
          <w:rFonts w:ascii="Times New Roman" w:eastAsia="Times New Roman" w:hAnsi="Times New Roman" w:cs="Times New Roman"/>
        </w:rPr>
        <w:t>securities</w:t>
      </w:r>
      <w:proofErr w:type="gramEnd"/>
      <w:r w:rsidR="009B0A82" w:rsidRPr="009B0A82">
        <w:rPr>
          <w:rFonts w:ascii="Times New Roman" w:eastAsia="Times New Roman" w:hAnsi="Times New Roman" w:cs="Times New Roman"/>
        </w:rPr>
        <w:t xml:space="preserve"> in its database. Unlike the Yahoo! program, which pulls individual ticker’s open and closing prices for each day, we can pull daily return data directly</w:t>
      </w:r>
      <w:r w:rsidR="00694CEC">
        <w:rPr>
          <w:rFonts w:ascii="Times New Roman" w:eastAsia="Times New Roman" w:hAnsi="Times New Roman" w:cs="Times New Roman"/>
        </w:rPr>
        <w:t xml:space="preserve"> </w:t>
      </w:r>
      <w:r w:rsidR="00791A9E">
        <w:rPr>
          <w:rFonts w:ascii="Times New Roman" w:eastAsia="Times New Roman" w:hAnsi="Times New Roman" w:cs="Times New Roman"/>
        </w:rPr>
        <w:t xml:space="preserve">for any </w:t>
      </w:r>
      <w:r w:rsidR="00E0406A">
        <w:rPr>
          <w:rFonts w:ascii="Times New Roman" w:eastAsia="Times New Roman" w:hAnsi="Times New Roman" w:cs="Times New Roman"/>
        </w:rPr>
        <w:t>fund/index within the Morningstar database</w:t>
      </w:r>
      <w:r w:rsidR="00C07FD8">
        <w:rPr>
          <w:rFonts w:ascii="Times New Roman" w:eastAsia="Times New Roman" w:hAnsi="Times New Roman" w:cs="Times New Roman"/>
        </w:rPr>
        <w:t xml:space="preserve">. </w:t>
      </w:r>
    </w:p>
    <w:p w14:paraId="0B7C175A" w14:textId="1DD3E621" w:rsidR="00914EAB" w:rsidRDefault="00C650FC" w:rsidP="00D13091">
      <w:pPr>
        <w:rPr>
          <w:rFonts w:ascii="Times New Roman" w:eastAsia="Times New Roman" w:hAnsi="Times New Roman" w:cs="Times New Roman"/>
        </w:rPr>
      </w:pPr>
      <w:r>
        <w:rPr>
          <w:rFonts w:ascii="Times New Roman" w:eastAsia="Times New Roman" w:hAnsi="Times New Roman" w:cs="Times New Roman"/>
        </w:rPr>
        <w:t xml:space="preserve">A user </w:t>
      </w:r>
      <w:r w:rsidR="007C5BA5">
        <w:rPr>
          <w:rFonts w:ascii="Times New Roman" w:eastAsia="Times New Roman" w:hAnsi="Times New Roman" w:cs="Times New Roman"/>
        </w:rPr>
        <w:t>can change</w:t>
      </w:r>
      <w:r w:rsidR="00B567E7">
        <w:rPr>
          <w:rFonts w:ascii="Times New Roman" w:eastAsia="Times New Roman" w:hAnsi="Times New Roman" w:cs="Times New Roman"/>
        </w:rPr>
        <w:t xml:space="preserve"> </w:t>
      </w:r>
      <w:r w:rsidR="007C5BA5">
        <w:rPr>
          <w:rFonts w:ascii="Times New Roman" w:eastAsia="Times New Roman" w:hAnsi="Times New Roman" w:cs="Times New Roman"/>
        </w:rPr>
        <w:t>the “</w:t>
      </w:r>
      <w:proofErr w:type="spellStart"/>
      <w:r w:rsidR="007C5BA5">
        <w:rPr>
          <w:rFonts w:ascii="Times New Roman" w:eastAsia="Times New Roman" w:hAnsi="Times New Roman" w:cs="Times New Roman"/>
        </w:rPr>
        <w:t>investment_id</w:t>
      </w:r>
      <w:proofErr w:type="spellEnd"/>
      <w:r w:rsidR="007C5BA5">
        <w:rPr>
          <w:rFonts w:ascii="Times New Roman" w:eastAsia="Times New Roman" w:hAnsi="Times New Roman" w:cs="Times New Roman"/>
        </w:rPr>
        <w:t xml:space="preserve">” for any </w:t>
      </w:r>
      <w:r w:rsidR="00F9335F">
        <w:rPr>
          <w:rFonts w:ascii="Times New Roman" w:eastAsia="Times New Roman" w:hAnsi="Times New Roman" w:cs="Times New Roman"/>
        </w:rPr>
        <w:t xml:space="preserve">fund/index they </w:t>
      </w:r>
      <w:r w:rsidR="00E924AC">
        <w:rPr>
          <w:rFonts w:ascii="Times New Roman" w:eastAsia="Times New Roman" w:hAnsi="Times New Roman" w:cs="Times New Roman"/>
        </w:rPr>
        <w:t>would</w:t>
      </w:r>
      <w:r w:rsidR="0068580B">
        <w:rPr>
          <w:rFonts w:ascii="Times New Roman" w:eastAsia="Times New Roman" w:hAnsi="Times New Roman" w:cs="Times New Roman"/>
        </w:rPr>
        <w:t xml:space="preserve"> like to produce a graph</w:t>
      </w:r>
      <w:r w:rsidR="00F23BA5">
        <w:rPr>
          <w:rFonts w:ascii="Times New Roman" w:eastAsia="Times New Roman" w:hAnsi="Times New Roman" w:cs="Times New Roman"/>
        </w:rPr>
        <w:t xml:space="preserve"> </w:t>
      </w:r>
      <w:r w:rsidR="00C07A45">
        <w:rPr>
          <w:rFonts w:ascii="Times New Roman" w:eastAsia="Times New Roman" w:hAnsi="Times New Roman" w:cs="Times New Roman"/>
        </w:rPr>
        <w:t xml:space="preserve">by </w:t>
      </w:r>
      <w:r w:rsidR="005C5379">
        <w:rPr>
          <w:rFonts w:ascii="Times New Roman" w:eastAsia="Times New Roman" w:hAnsi="Times New Roman" w:cs="Times New Roman"/>
        </w:rPr>
        <w:t>hard coding</w:t>
      </w:r>
      <w:r w:rsidR="00ED0B70">
        <w:rPr>
          <w:rFonts w:ascii="Times New Roman" w:eastAsia="Times New Roman" w:hAnsi="Times New Roman" w:cs="Times New Roman"/>
        </w:rPr>
        <w:t xml:space="preserve"> it in the program or copy</w:t>
      </w:r>
      <w:r w:rsidR="009526E2">
        <w:rPr>
          <w:rFonts w:ascii="Times New Roman" w:eastAsia="Times New Roman" w:hAnsi="Times New Roman" w:cs="Times New Roman"/>
        </w:rPr>
        <w:t xml:space="preserve">ing </w:t>
      </w:r>
      <w:r w:rsidR="00ED0B70">
        <w:rPr>
          <w:rFonts w:ascii="Times New Roman" w:eastAsia="Times New Roman" w:hAnsi="Times New Roman" w:cs="Times New Roman"/>
        </w:rPr>
        <w:t>and pasting it from Morningstar directly.</w:t>
      </w:r>
      <w:r w:rsidR="009526E2">
        <w:rPr>
          <w:rFonts w:ascii="Times New Roman" w:eastAsia="Times New Roman" w:hAnsi="Times New Roman" w:cs="Times New Roman"/>
        </w:rPr>
        <w:t xml:space="preserve"> The program will automatically pull in four quarters of holding dates + the holdings in a selected index. </w:t>
      </w:r>
      <w:r w:rsidR="009B0A82" w:rsidRPr="009B0A82">
        <w:rPr>
          <w:rFonts w:ascii="Times New Roman" w:eastAsia="Times New Roman" w:hAnsi="Times New Roman" w:cs="Times New Roman"/>
        </w:rPr>
        <w:t>Data's</w:t>
      </w:r>
      <w:r w:rsidR="007046E3">
        <w:rPr>
          <w:rFonts w:ascii="Times New Roman" w:eastAsia="Times New Roman" w:hAnsi="Times New Roman" w:cs="Times New Roman"/>
        </w:rPr>
        <w:t xml:space="preserve"> start and end date</w:t>
      </w:r>
      <w:r w:rsidR="00CE2C39">
        <w:rPr>
          <w:rFonts w:ascii="Times New Roman" w:eastAsia="Times New Roman" w:hAnsi="Times New Roman" w:cs="Times New Roman"/>
        </w:rPr>
        <w:t xml:space="preserve"> can also be changed to show </w:t>
      </w:r>
      <w:r w:rsidR="00D91CD1">
        <w:rPr>
          <w:rFonts w:ascii="Times New Roman" w:eastAsia="Times New Roman" w:hAnsi="Times New Roman" w:cs="Times New Roman"/>
        </w:rPr>
        <w:t xml:space="preserve">as much historical data as Morningstar will allow. </w:t>
      </w:r>
      <w:r w:rsidR="009B0A82" w:rsidRPr="009B0A82">
        <w:rPr>
          <w:rFonts w:ascii="Times New Roman" w:eastAsia="Times New Roman" w:hAnsi="Times New Roman" w:cs="Times New Roman"/>
        </w:rPr>
        <w:t>Like</w:t>
      </w:r>
      <w:r w:rsidR="005C5379">
        <w:rPr>
          <w:rFonts w:ascii="Times New Roman" w:eastAsia="Times New Roman" w:hAnsi="Times New Roman" w:cs="Times New Roman"/>
        </w:rPr>
        <w:t xml:space="preserve"> the </w:t>
      </w:r>
      <w:r w:rsidR="00126F83">
        <w:rPr>
          <w:rFonts w:ascii="Times New Roman" w:eastAsia="Times New Roman" w:hAnsi="Times New Roman" w:cs="Times New Roman"/>
        </w:rPr>
        <w:t xml:space="preserve">previous program, the rolling window can be changed to any </w:t>
      </w:r>
      <w:r w:rsidR="009B0A82" w:rsidRPr="009B0A82">
        <w:rPr>
          <w:rFonts w:ascii="Times New Roman" w:eastAsia="Times New Roman" w:hAnsi="Times New Roman" w:cs="Times New Roman"/>
        </w:rPr>
        <w:t xml:space="preserve">user's desired </w:t>
      </w:r>
      <w:r w:rsidR="00126F83">
        <w:rPr>
          <w:rFonts w:ascii="Times New Roman" w:eastAsia="Times New Roman" w:hAnsi="Times New Roman" w:cs="Times New Roman"/>
        </w:rPr>
        <w:t>integer (currently set at 126</w:t>
      </w:r>
      <w:r w:rsidR="001F3173">
        <w:rPr>
          <w:rFonts w:ascii="Times New Roman" w:eastAsia="Times New Roman" w:hAnsi="Times New Roman" w:cs="Times New Roman"/>
        </w:rPr>
        <w:t xml:space="preserve">). </w:t>
      </w:r>
      <w:r w:rsidR="00694CEC">
        <w:rPr>
          <w:rFonts w:ascii="Times New Roman" w:eastAsia="Times New Roman" w:hAnsi="Times New Roman" w:cs="Times New Roman"/>
        </w:rPr>
        <w:t>Graphs can be customized</w:t>
      </w:r>
      <w:r w:rsidR="009526E2">
        <w:rPr>
          <w:rFonts w:ascii="Times New Roman" w:eastAsia="Times New Roman" w:hAnsi="Times New Roman" w:cs="Times New Roman"/>
        </w:rPr>
        <w:t xml:space="preserve"> at the end of the program to user preferences. </w:t>
      </w:r>
      <w:r w:rsidR="00914EAB">
        <w:rPr>
          <w:rFonts w:ascii="Times New Roman" w:eastAsia="Times New Roman" w:hAnsi="Times New Roman" w:cs="Times New Roman"/>
        </w:rPr>
        <w:t xml:space="preserve">Comments can be found within the notebook for easy </w:t>
      </w:r>
      <w:r w:rsidR="0024183D">
        <w:rPr>
          <w:rFonts w:ascii="Times New Roman" w:eastAsia="Times New Roman" w:hAnsi="Times New Roman" w:cs="Times New Roman"/>
        </w:rPr>
        <w:t>execution of code</w:t>
      </w:r>
      <w:r w:rsidR="00D01F85">
        <w:rPr>
          <w:rFonts w:ascii="Times New Roman" w:eastAsia="Times New Roman" w:hAnsi="Times New Roman" w:cs="Times New Roman"/>
        </w:rPr>
        <w:t xml:space="preserve"> by any user</w:t>
      </w:r>
      <w:r w:rsidR="0024183D">
        <w:rPr>
          <w:rFonts w:ascii="Times New Roman" w:eastAsia="Times New Roman" w:hAnsi="Times New Roman" w:cs="Times New Roman"/>
        </w:rPr>
        <w:t>.</w:t>
      </w:r>
    </w:p>
    <w:p w14:paraId="7713317B" w14:textId="668C149D" w:rsidR="00EA5C61" w:rsidRDefault="00EA5C61" w:rsidP="001C1B7F">
      <w:pPr>
        <w:jc w:val="center"/>
        <w:rPr>
          <w:rFonts w:ascii="Times New Roman" w:eastAsia="Times New Roman" w:hAnsi="Times New Roman" w:cs="Times New Roman"/>
        </w:rPr>
      </w:pPr>
      <w:r w:rsidRPr="0081440C">
        <w:rPr>
          <w:rFonts w:ascii="Times New Roman" w:eastAsia="Times New Roman" w:hAnsi="Times New Roman" w:cs="Times New Roman"/>
          <w:noProof/>
        </w:rPr>
        <w:lastRenderedPageBreak/>
        <w:drawing>
          <wp:anchor distT="0" distB="0" distL="114300" distR="114300" simplePos="0" relativeHeight="251658252" behindDoc="0" locked="0" layoutInCell="1" allowOverlap="1" wp14:anchorId="2B0D2098" wp14:editId="1A7DC6CC">
            <wp:simplePos x="0" y="0"/>
            <wp:positionH relativeFrom="column">
              <wp:posOffset>-114300</wp:posOffset>
            </wp:positionH>
            <wp:positionV relativeFrom="paragraph">
              <wp:posOffset>-810260</wp:posOffset>
            </wp:positionV>
            <wp:extent cx="5943600" cy="2141220"/>
            <wp:effectExtent l="0" t="0" r="0" b="0"/>
            <wp:wrapNone/>
            <wp:docPr id="1981378204" name="Picture 198137820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78204" name="Picture 1" descr="Graphical user interfac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14:sizeRelV relativeFrom="margin">
              <wp14:pctHeight>0</wp14:pctHeight>
            </wp14:sizeRelV>
          </wp:anchor>
        </w:drawing>
      </w:r>
    </w:p>
    <w:p w14:paraId="55D0A05E" w14:textId="77777777" w:rsidR="00EA5C61" w:rsidRDefault="00EA5C61" w:rsidP="001C1B7F">
      <w:pPr>
        <w:jc w:val="center"/>
        <w:rPr>
          <w:rFonts w:ascii="Times New Roman" w:eastAsia="Times New Roman" w:hAnsi="Times New Roman" w:cs="Times New Roman"/>
        </w:rPr>
      </w:pPr>
    </w:p>
    <w:p w14:paraId="76A60AF8" w14:textId="61DFECCB" w:rsidR="0024183D" w:rsidRDefault="0024183D" w:rsidP="001C1B7F">
      <w:pPr>
        <w:jc w:val="center"/>
        <w:rPr>
          <w:rFonts w:ascii="Times New Roman" w:eastAsia="Times New Roman" w:hAnsi="Times New Roman" w:cs="Times New Roman"/>
        </w:rPr>
      </w:pPr>
    </w:p>
    <w:p w14:paraId="4E9AA3E2" w14:textId="77777777" w:rsidR="00EA5C61" w:rsidRDefault="00EA5C61" w:rsidP="00D13091">
      <w:pPr>
        <w:rPr>
          <w:rFonts w:ascii="Times New Roman" w:eastAsia="Times New Roman" w:hAnsi="Times New Roman" w:cs="Times New Roman"/>
          <w:b/>
          <w:bCs/>
        </w:rPr>
      </w:pPr>
    </w:p>
    <w:p w14:paraId="5F89E188" w14:textId="7AE45E3E" w:rsidR="00EA5C61" w:rsidRDefault="001C1B7F" w:rsidP="00D13091">
      <w:pPr>
        <w:rPr>
          <w:rFonts w:ascii="Times New Roman" w:eastAsia="Times New Roman" w:hAnsi="Times New Roman" w:cs="Times New Roman"/>
          <w:b/>
          <w:bCs/>
        </w:rPr>
      </w:pPr>
      <w:r>
        <w:rPr>
          <w:rFonts w:ascii="Times New Roman" w:eastAsia="Times New Roman" w:hAnsi="Times New Roman" w:cs="Times New Roman"/>
          <w:b/>
          <w:bCs/>
        </w:rPr>
        <w:t xml:space="preserve">Here is an example of the final graph produced </w:t>
      </w:r>
      <w:r w:rsidR="007C78A3">
        <w:rPr>
          <w:rFonts w:ascii="Times New Roman" w:eastAsia="Times New Roman" w:hAnsi="Times New Roman" w:cs="Times New Roman"/>
          <w:b/>
          <w:bCs/>
        </w:rPr>
        <w:t xml:space="preserve">by the Morningstar Analytics Lab notebook. </w:t>
      </w:r>
      <w:r w:rsidR="005E69C5">
        <w:rPr>
          <w:rFonts w:ascii="Times New Roman" w:eastAsia="Times New Roman" w:hAnsi="Times New Roman" w:cs="Times New Roman"/>
          <w:b/>
          <w:bCs/>
        </w:rPr>
        <w:t xml:space="preserve">The time-series graph displays </w:t>
      </w:r>
      <w:r w:rsidR="00EA6BAF">
        <w:rPr>
          <w:rFonts w:ascii="Times New Roman" w:eastAsia="Times New Roman" w:hAnsi="Times New Roman" w:cs="Times New Roman"/>
          <w:b/>
          <w:bCs/>
        </w:rPr>
        <w:t xml:space="preserve">the active management opportunities for the </w:t>
      </w:r>
      <w:r w:rsidR="0081440C">
        <w:rPr>
          <w:rFonts w:ascii="Times New Roman" w:eastAsia="Times New Roman" w:hAnsi="Times New Roman" w:cs="Times New Roman"/>
          <w:b/>
          <w:bCs/>
        </w:rPr>
        <w:t>S&amp;</w:t>
      </w:r>
      <w:r w:rsidR="00427AF5">
        <w:rPr>
          <w:rFonts w:ascii="Times New Roman" w:eastAsia="Times New Roman" w:hAnsi="Times New Roman" w:cs="Times New Roman"/>
          <w:b/>
          <w:bCs/>
        </w:rPr>
        <w:t>P 500 Growth TR USD</w:t>
      </w:r>
      <w:r w:rsidR="009D5352">
        <w:rPr>
          <w:rFonts w:ascii="Times New Roman" w:eastAsia="Times New Roman" w:hAnsi="Times New Roman" w:cs="Times New Roman"/>
          <w:b/>
          <w:bCs/>
        </w:rPr>
        <w:t xml:space="preserve"> f</w:t>
      </w:r>
      <w:r w:rsidR="00241E19">
        <w:rPr>
          <w:rFonts w:ascii="Times New Roman" w:eastAsia="Times New Roman" w:hAnsi="Times New Roman" w:cs="Times New Roman"/>
          <w:b/>
          <w:bCs/>
        </w:rPr>
        <w:t xml:space="preserve">rom the past 10 years. </w:t>
      </w:r>
    </w:p>
    <w:p w14:paraId="46E25C6E" w14:textId="685D54C4" w:rsidR="005304A5" w:rsidRDefault="00E25161" w:rsidP="00D13091">
      <w:pPr>
        <w:rPr>
          <w:rFonts w:ascii="Times New Roman" w:eastAsia="Times New Roman" w:hAnsi="Times New Roman" w:cs="Times New Roman"/>
          <w:b/>
          <w:bCs/>
        </w:rPr>
      </w:pPr>
      <w:r>
        <w:rPr>
          <w:rFonts w:ascii="Times New Roman" w:eastAsia="Times New Roman" w:hAnsi="Times New Roman" w:cs="Times New Roman"/>
          <w:b/>
          <w:bCs/>
        </w:rPr>
        <w:t>3.6</w:t>
      </w:r>
      <w:r w:rsidR="00111EE0">
        <w:rPr>
          <w:rFonts w:ascii="Times New Roman" w:eastAsia="Times New Roman" w:hAnsi="Times New Roman" w:cs="Times New Roman"/>
          <w:b/>
          <w:bCs/>
        </w:rPr>
        <w:t>.1</w:t>
      </w:r>
      <w:r>
        <w:rPr>
          <w:rFonts w:ascii="Times New Roman" w:eastAsia="Times New Roman" w:hAnsi="Times New Roman" w:cs="Times New Roman"/>
          <w:b/>
          <w:bCs/>
        </w:rPr>
        <w:t xml:space="preserve"> Validation</w:t>
      </w:r>
      <w:r w:rsidR="0057780D">
        <w:rPr>
          <w:rFonts w:ascii="Times New Roman" w:eastAsia="Times New Roman" w:hAnsi="Times New Roman" w:cs="Times New Roman"/>
          <w:b/>
          <w:bCs/>
        </w:rPr>
        <w:t>: Active Management vs. Excess Return Graphs</w:t>
      </w:r>
    </w:p>
    <w:p w14:paraId="3DDFE085" w14:textId="77777777" w:rsidR="007F24BB" w:rsidRPr="007F24BB" w:rsidRDefault="007F24BB" w:rsidP="007F24BB">
      <w:pPr>
        <w:rPr>
          <w:rFonts w:ascii="Times New Roman" w:eastAsia="Times New Roman" w:hAnsi="Times New Roman" w:cs="Times New Roman"/>
        </w:rPr>
      </w:pPr>
      <w:r w:rsidRPr="007F24BB">
        <w:rPr>
          <w:rFonts w:ascii="Times New Roman" w:eastAsia="Times New Roman" w:hAnsi="Times New Roman" w:cs="Times New Roman"/>
        </w:rPr>
        <w:t xml:space="preserve">With the ability to create graphs for any fund or index found in both the Yahoo! and Morningstar databases, a validation of our main hypothesis that high standard deviations and low correlations are good predictors of opportunities for active management was necessary. The main validation technique was to align our programs’ graphs for sector-specific active managed funds on top of the Excess Return graphs for these same securities. Pat provided us with seven different Excess Return graphs in different sectors, including Consumer Cyclical, Consumer Defensive, Energy, Financials, Health, Real Estate, and Utilities. </w:t>
      </w:r>
    </w:p>
    <w:p w14:paraId="417F39A7" w14:textId="24D9172A" w:rsidR="005214F7" w:rsidRPr="00EA5C61" w:rsidRDefault="00E12A18" w:rsidP="00D13091">
      <w:pPr>
        <w:rPr>
          <w:rFonts w:ascii="Times New Roman" w:eastAsia="Times New Roman" w:hAnsi="Times New Roman" w:cs="Times New Roman"/>
        </w:rPr>
      </w:pPr>
      <w:r>
        <w:rPr>
          <w:rFonts w:ascii="Times New Roman" w:eastAsia="Times New Roman" w:hAnsi="Times New Roman" w:cs="Times New Roman"/>
        </w:rPr>
        <w:t xml:space="preserve">We </w:t>
      </w:r>
      <w:r w:rsidR="00D93958">
        <w:rPr>
          <w:rFonts w:ascii="Times New Roman" w:eastAsia="Times New Roman" w:hAnsi="Times New Roman" w:cs="Times New Roman"/>
        </w:rPr>
        <w:t xml:space="preserve">then used our </w:t>
      </w:r>
      <w:r w:rsidR="007B51A3">
        <w:rPr>
          <w:rFonts w:ascii="Times New Roman" w:eastAsia="Times New Roman" w:hAnsi="Times New Roman" w:cs="Times New Roman"/>
        </w:rPr>
        <w:t>programs</w:t>
      </w:r>
      <w:r w:rsidR="004E52E3">
        <w:rPr>
          <w:rFonts w:ascii="Times New Roman" w:eastAsia="Times New Roman" w:hAnsi="Times New Roman" w:cs="Times New Roman"/>
        </w:rPr>
        <w:t xml:space="preserve"> to produce the necessary Active Management Opportunity Identifier graphs for all 7 Sectors</w:t>
      </w:r>
      <w:r w:rsidR="007B51A3">
        <w:rPr>
          <w:rFonts w:ascii="Times New Roman" w:eastAsia="Times New Roman" w:hAnsi="Times New Roman" w:cs="Times New Roman"/>
        </w:rPr>
        <w:t xml:space="preserve">, matching the </w:t>
      </w:r>
      <w:r w:rsidR="007F24BB" w:rsidRPr="007F24BB">
        <w:rPr>
          <w:rFonts w:ascii="Times New Roman" w:eastAsia="Times New Roman" w:hAnsi="Times New Roman" w:cs="Times New Roman"/>
        </w:rPr>
        <w:t>exact</w:t>
      </w:r>
      <w:r w:rsidR="007B51A3">
        <w:rPr>
          <w:rFonts w:ascii="Times New Roman" w:eastAsia="Times New Roman" w:hAnsi="Times New Roman" w:cs="Times New Roman"/>
        </w:rPr>
        <w:t xml:space="preserve"> dates as the Excess Return Graphs. We created a shared document with Pat of our produced graphs aligned with the Excess Return</w:t>
      </w:r>
      <w:r w:rsidR="003C3031">
        <w:rPr>
          <w:rFonts w:ascii="Times New Roman" w:eastAsia="Times New Roman" w:hAnsi="Times New Roman" w:cs="Times New Roman"/>
        </w:rPr>
        <w:t xml:space="preserve"> graphs</w:t>
      </w:r>
      <w:r w:rsidR="0070599E">
        <w:rPr>
          <w:rFonts w:ascii="Times New Roman" w:eastAsia="Times New Roman" w:hAnsi="Times New Roman" w:cs="Times New Roman"/>
        </w:rPr>
        <w:t xml:space="preserve">. </w:t>
      </w:r>
    </w:p>
    <w:p w14:paraId="6BA36888" w14:textId="222BD836" w:rsidR="0070599E" w:rsidRDefault="00BE6D7A" w:rsidP="00D13091">
      <w:pPr>
        <w:rPr>
          <w:rFonts w:ascii="Times New Roman" w:eastAsia="Times New Roman" w:hAnsi="Times New Roman" w:cs="Times New Roman"/>
          <w:b/>
          <w:bCs/>
        </w:rPr>
      </w:pPr>
      <w:r w:rsidRPr="00DF0807">
        <w:rPr>
          <w:rFonts w:ascii="Times New Roman" w:eastAsia="Times New Roman" w:hAnsi="Times New Roman" w:cs="Times New Roman"/>
          <w:b/>
          <w:bCs/>
          <w:noProof/>
        </w:rPr>
        <w:drawing>
          <wp:anchor distT="0" distB="0" distL="114300" distR="114300" simplePos="0" relativeHeight="251658244" behindDoc="1" locked="0" layoutInCell="1" allowOverlap="1" wp14:anchorId="4B89D14E" wp14:editId="41FDA585">
            <wp:simplePos x="0" y="0"/>
            <wp:positionH relativeFrom="column">
              <wp:posOffset>160020</wp:posOffset>
            </wp:positionH>
            <wp:positionV relativeFrom="paragraph">
              <wp:posOffset>1939925</wp:posOffset>
            </wp:positionV>
            <wp:extent cx="5722620" cy="1844040"/>
            <wp:effectExtent l="0" t="0" r="0" b="3810"/>
            <wp:wrapNone/>
            <wp:docPr id="6" name="Picture 6" descr="Chart&#10;&#10;Description automatically generated">
              <a:extLst xmlns:a="http://schemas.openxmlformats.org/drawingml/2006/main">
                <a:ext uri="{FF2B5EF4-FFF2-40B4-BE49-F238E27FC236}">
                  <a16:creationId xmlns:a16="http://schemas.microsoft.com/office/drawing/2014/main" id="{EAD442AE-0E7C-3342-A434-10071D2EC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EAD442AE-0E7C-3342-A434-10071D2EC9F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2620" cy="1844040"/>
                    </a:xfrm>
                    <a:prstGeom prst="rect">
                      <a:avLst/>
                    </a:prstGeom>
                    <a:effectLst/>
                  </pic:spPr>
                </pic:pic>
              </a:graphicData>
            </a:graphic>
            <wp14:sizeRelH relativeFrom="margin">
              <wp14:pctWidth>0</wp14:pctWidth>
            </wp14:sizeRelH>
            <wp14:sizeRelV relativeFrom="margin">
              <wp14:pctHeight>0</wp14:pctHeight>
            </wp14:sizeRelV>
          </wp:anchor>
        </w:drawing>
      </w:r>
      <w:r w:rsidRPr="00380906">
        <w:rPr>
          <w:rFonts w:ascii="Times New Roman" w:eastAsia="Times New Roman" w:hAnsi="Times New Roman" w:cs="Times New Roman"/>
          <w:b/>
          <w:bCs/>
          <w:noProof/>
        </w:rPr>
        <mc:AlternateContent>
          <mc:Choice Requires="wps">
            <w:drawing>
              <wp:anchor distT="0" distB="0" distL="114300" distR="114300" simplePos="0" relativeHeight="251658242" behindDoc="0" locked="0" layoutInCell="1" allowOverlap="1" wp14:anchorId="54608002" wp14:editId="56BA4F42">
                <wp:simplePos x="0" y="0"/>
                <wp:positionH relativeFrom="column">
                  <wp:posOffset>5152390</wp:posOffset>
                </wp:positionH>
                <wp:positionV relativeFrom="paragraph">
                  <wp:posOffset>1462405</wp:posOffset>
                </wp:positionV>
                <wp:extent cx="0" cy="640080"/>
                <wp:effectExtent l="57150" t="0" r="57150" b="45720"/>
                <wp:wrapNone/>
                <wp:docPr id="7" name="Straight Arrow Connector 7">
                  <a:extLst xmlns:a="http://schemas.openxmlformats.org/drawingml/2006/main">
                    <a:ext uri="{FF2B5EF4-FFF2-40B4-BE49-F238E27FC236}">
                      <a16:creationId xmlns:a16="http://schemas.microsoft.com/office/drawing/2014/main" id="{19FFF0CD-9BE1-B0CD-1F8D-DD2E41B2ABA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0080"/>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47A229" id="_x0000_t32" coordsize="21600,21600" o:spt="32" o:oned="t" path="m,l21600,21600e" filled="f">
                <v:path arrowok="t" fillok="f" o:connecttype="none"/>
                <o:lock v:ext="edit" shapetype="t"/>
              </v:shapetype>
              <v:shape id="Straight Arrow Connector 7" o:spid="_x0000_s1026" type="#_x0000_t32" style="position:absolute;margin-left:405.7pt;margin-top:115.15pt;width:0;height:50.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" strokecolor="#ed7d31 [3205]" strokeweight="2.25pt">
                <v:stroke endarrow="block" joinstyle="miter"/>
                <o:lock v:ext="edit" shapetype="f"/>
              </v:shape>
            </w:pict>
          </mc:Fallback>
        </mc:AlternateContent>
      </w:r>
      <w:r w:rsidRPr="00380906">
        <w:rPr>
          <w:rFonts w:ascii="Times New Roman" w:eastAsia="Times New Roman" w:hAnsi="Times New Roman" w:cs="Times New Roman"/>
          <w:b/>
          <w:bCs/>
          <w:noProof/>
        </w:rPr>
        <mc:AlternateContent>
          <mc:Choice Requires="wps">
            <w:drawing>
              <wp:anchor distT="0" distB="0" distL="114300" distR="114300" simplePos="0" relativeHeight="251658241" behindDoc="0" locked="0" layoutInCell="1" allowOverlap="1" wp14:anchorId="3FE6CC0A" wp14:editId="66FD7AA3">
                <wp:simplePos x="0" y="0"/>
                <wp:positionH relativeFrom="column">
                  <wp:posOffset>4611370</wp:posOffset>
                </wp:positionH>
                <wp:positionV relativeFrom="paragraph">
                  <wp:posOffset>1462405</wp:posOffset>
                </wp:positionV>
                <wp:extent cx="0" cy="640080"/>
                <wp:effectExtent l="57150" t="0" r="57150" b="45720"/>
                <wp:wrapNone/>
                <wp:docPr id="4" name="Straight Arrow Connector 4">
                  <a:extLst xmlns:a="http://schemas.openxmlformats.org/drawingml/2006/main">
                    <a:ext uri="{FF2B5EF4-FFF2-40B4-BE49-F238E27FC236}">
                      <a16:creationId xmlns:a16="http://schemas.microsoft.com/office/drawing/2014/main" id="{FFF0005F-ED1C-314C-C2FD-5F2C1FD2002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0080"/>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F9EFE" id="Straight Arrow Connector 4" o:spid="_x0000_s1026" type="#_x0000_t32" style="position:absolute;margin-left:363.1pt;margin-top:115.15pt;width:0;height:50.4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" strokecolor="#ed7d31 [3205]" strokeweight="2.25pt">
                <v:stroke endarrow="block" joinstyle="miter"/>
                <o:lock v:ext="edit" shapetype="f"/>
              </v:shape>
            </w:pict>
          </mc:Fallback>
        </mc:AlternateContent>
      </w:r>
      <w:r w:rsidRPr="00380906">
        <w:rPr>
          <w:rFonts w:ascii="Times New Roman" w:eastAsia="Times New Roman" w:hAnsi="Times New Roman" w:cs="Times New Roman"/>
          <w:b/>
          <w:bCs/>
          <w:noProof/>
        </w:rPr>
        <mc:AlternateContent>
          <mc:Choice Requires="wps">
            <w:drawing>
              <wp:anchor distT="0" distB="0" distL="114300" distR="114300" simplePos="0" relativeHeight="251658243" behindDoc="0" locked="0" layoutInCell="1" allowOverlap="1" wp14:anchorId="635B7D1E" wp14:editId="39BEAA1B">
                <wp:simplePos x="0" y="0"/>
                <wp:positionH relativeFrom="column">
                  <wp:posOffset>4373880</wp:posOffset>
                </wp:positionH>
                <wp:positionV relativeFrom="paragraph">
                  <wp:posOffset>1776095</wp:posOffset>
                </wp:positionV>
                <wp:extent cx="929640" cy="1771650"/>
                <wp:effectExtent l="19050" t="19050" r="22860" b="19050"/>
                <wp:wrapNone/>
                <wp:docPr id="12" name="Rectangle 12">
                  <a:extLst xmlns:a="http://schemas.openxmlformats.org/drawingml/2006/main">
                    <a:ext uri="{FF2B5EF4-FFF2-40B4-BE49-F238E27FC236}">
                      <a16:creationId xmlns:a16="http://schemas.microsoft.com/office/drawing/2014/main" id="{C07E8F14-062C-0A7D-8B07-A2F0EC85F8D1}"/>
                    </a:ext>
                  </a:extLst>
                </wp:docPr>
                <wp:cNvGraphicFramePr/>
                <a:graphic xmlns:a="http://schemas.openxmlformats.org/drawingml/2006/main">
                  <a:graphicData uri="http://schemas.microsoft.com/office/word/2010/wordprocessingShape">
                    <wps:wsp>
                      <wps:cNvSpPr/>
                      <wps:spPr>
                        <a:xfrm>
                          <a:off x="0" y="0"/>
                          <a:ext cx="929640" cy="17716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BF781CF" id="Rectangle 12" o:spid="_x0000_s1026" style="position:absolute;margin-left:344.4pt;margin-top:139.85pt;width:73.2pt;height:13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" filled="f" strokecolor="#ed7d31 [3205]" strokeweight="2.25pt"/>
            </w:pict>
          </mc:Fallback>
        </mc:AlternateContent>
      </w:r>
      <w:r w:rsidR="0070599E">
        <w:rPr>
          <w:rFonts w:ascii="Times New Roman" w:eastAsia="Times New Roman" w:hAnsi="Times New Roman" w:cs="Times New Roman"/>
          <w:b/>
          <w:bCs/>
        </w:rPr>
        <w:t>Findings</w:t>
      </w:r>
      <w:r w:rsidR="008F6690">
        <w:rPr>
          <w:rFonts w:ascii="Times New Roman" w:eastAsia="Times New Roman" w:hAnsi="Times New Roman" w:cs="Times New Roman"/>
          <w:b/>
          <w:bCs/>
        </w:rPr>
        <w:t xml:space="preserve">: </w:t>
      </w:r>
      <w:r w:rsidR="00EC1A2D">
        <w:rPr>
          <w:rFonts w:ascii="Times New Roman" w:eastAsia="Times New Roman" w:hAnsi="Times New Roman" w:cs="Times New Roman"/>
          <w:b/>
          <w:bCs/>
        </w:rPr>
        <w:t xml:space="preserve">1.) </w:t>
      </w:r>
      <w:r w:rsidR="008F6690">
        <w:rPr>
          <w:rFonts w:ascii="Times New Roman" w:eastAsia="Times New Roman" w:hAnsi="Times New Roman" w:cs="Times New Roman"/>
          <w:b/>
          <w:bCs/>
        </w:rPr>
        <w:t>Real Estate</w:t>
      </w:r>
      <w:r w:rsidR="00D22DE6" w:rsidRPr="00D22DE6">
        <w:rPr>
          <w:rFonts w:ascii="Times New Roman" w:eastAsia="Times New Roman" w:hAnsi="Times New Roman" w:cs="Times New Roman"/>
          <w:b/>
          <w:bCs/>
          <w:noProof/>
        </w:rPr>
        <w:drawing>
          <wp:inline distT="0" distB="0" distL="0" distR="0" wp14:anchorId="46E46C66" wp14:editId="7B2FFC53">
            <wp:extent cx="5943600" cy="1874520"/>
            <wp:effectExtent l="0" t="0" r="0" b="0"/>
            <wp:docPr id="18" name="Picture 18" descr="Chart&#10;&#10;Description automatically generated">
              <a:extLst xmlns:a="http://schemas.openxmlformats.org/drawingml/2006/main">
                <a:ext uri="{FF2B5EF4-FFF2-40B4-BE49-F238E27FC236}">
                  <a16:creationId xmlns:a16="http://schemas.microsoft.com/office/drawing/2014/main" id="{58D11322-D7D6-CE8B-37CD-89DBE2684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Chart&#10;&#10;Description automatically generated">
                      <a:extLst>
                        <a:ext uri="{FF2B5EF4-FFF2-40B4-BE49-F238E27FC236}">
                          <a16:creationId xmlns:a16="http://schemas.microsoft.com/office/drawing/2014/main" id="{58D11322-D7D6-CE8B-37CD-89DBE2684645}"/>
                        </a:ext>
                      </a:extLst>
                    </pic:cNvPr>
                    <pic:cNvPicPr>
                      <a:picLocks noChangeAspect="1"/>
                    </pic:cNvPicPr>
                  </pic:nvPicPr>
                  <pic:blipFill>
                    <a:blip r:embed="rId15"/>
                    <a:stretch>
                      <a:fillRect/>
                    </a:stretch>
                  </pic:blipFill>
                  <pic:spPr>
                    <a:xfrm>
                      <a:off x="0" y="0"/>
                      <a:ext cx="5943600" cy="1874520"/>
                    </a:xfrm>
                    <a:prstGeom prst="rect">
                      <a:avLst/>
                    </a:prstGeom>
                  </pic:spPr>
                </pic:pic>
              </a:graphicData>
            </a:graphic>
          </wp:inline>
        </w:drawing>
      </w:r>
    </w:p>
    <w:p w14:paraId="57CE1A06" w14:textId="623F2ACF" w:rsidR="00DF0807" w:rsidRDefault="00DF0807" w:rsidP="00D13091">
      <w:pPr>
        <w:rPr>
          <w:rFonts w:ascii="Times New Roman" w:eastAsia="Times New Roman" w:hAnsi="Times New Roman" w:cs="Times New Roman"/>
          <w:b/>
          <w:bCs/>
        </w:rPr>
      </w:pPr>
    </w:p>
    <w:p w14:paraId="10ACBB20" w14:textId="77777777" w:rsidR="008F6690" w:rsidRPr="0070599E" w:rsidRDefault="008F6690" w:rsidP="00D13091">
      <w:pPr>
        <w:rPr>
          <w:rFonts w:ascii="Times New Roman" w:eastAsia="Times New Roman" w:hAnsi="Times New Roman" w:cs="Times New Roman"/>
          <w:b/>
          <w:bCs/>
        </w:rPr>
      </w:pPr>
    </w:p>
    <w:p w14:paraId="47AAEAEF" w14:textId="77777777" w:rsidR="00EA5C61" w:rsidRDefault="00EA5C61" w:rsidP="00D13091">
      <w:pPr>
        <w:rPr>
          <w:rFonts w:ascii="Times New Roman" w:eastAsia="Times New Roman" w:hAnsi="Times New Roman" w:cs="Times New Roman"/>
          <w:b/>
          <w:bCs/>
        </w:rPr>
      </w:pPr>
    </w:p>
    <w:p w14:paraId="69C17302" w14:textId="2B466C06" w:rsidR="005214F7" w:rsidRDefault="009079B1" w:rsidP="00D13091">
      <w:pPr>
        <w:rPr>
          <w:rFonts w:ascii="Times New Roman" w:eastAsia="Times New Roman" w:hAnsi="Times New Roman" w:cs="Times New Roman"/>
          <w:b/>
          <w:bCs/>
        </w:rPr>
      </w:pPr>
      <w:r w:rsidRPr="0051010A">
        <w:rPr>
          <w:rFonts w:ascii="Times New Roman" w:eastAsia="Times New Roman" w:hAnsi="Times New Roman" w:cs="Times New Roman"/>
        </w:rPr>
        <w:lastRenderedPageBreak/>
        <w:t>This</w:t>
      </w:r>
      <w:r w:rsidR="00420EDF" w:rsidRPr="00420EDF">
        <w:rPr>
          <w:rFonts w:ascii="Times New Roman" w:eastAsia="Times New Roman" w:hAnsi="Times New Roman" w:cs="Times New Roman"/>
        </w:rPr>
        <w:t xml:space="preserve"> image</w:t>
      </w:r>
      <w:r w:rsidRPr="0051010A">
        <w:rPr>
          <w:rFonts w:ascii="Times New Roman" w:eastAsia="Times New Roman" w:hAnsi="Times New Roman" w:cs="Times New Roman"/>
        </w:rPr>
        <w:t xml:space="preserve"> is a good example of </w:t>
      </w:r>
      <w:r w:rsidR="00496876" w:rsidRPr="0051010A">
        <w:rPr>
          <w:rFonts w:ascii="Times New Roman" w:eastAsia="Times New Roman" w:hAnsi="Times New Roman" w:cs="Times New Roman"/>
        </w:rPr>
        <w:t>where our green areas of opportunities resulted in a positive excess return. In other words, the US Real Estate Active Fund outperformed its Morningstar Real Estate TR benchmark</w:t>
      </w:r>
      <w:r w:rsidR="00A37C2B" w:rsidRPr="0051010A">
        <w:rPr>
          <w:rFonts w:ascii="Times New Roman" w:eastAsia="Times New Roman" w:hAnsi="Times New Roman" w:cs="Times New Roman"/>
        </w:rPr>
        <w:t xml:space="preserve"> </w:t>
      </w:r>
      <w:r w:rsidR="0051010A" w:rsidRPr="0051010A">
        <w:rPr>
          <w:rFonts w:ascii="Times New Roman" w:eastAsia="Times New Roman" w:hAnsi="Times New Roman" w:cs="Times New Roman"/>
        </w:rPr>
        <w:t>during our predicted area of opportunity</w:t>
      </w:r>
      <w:r w:rsidR="00420EDF" w:rsidRPr="00420EDF">
        <w:rPr>
          <w:rFonts w:ascii="Times New Roman" w:eastAsia="Times New Roman" w:hAnsi="Times New Roman" w:cs="Times New Roman"/>
        </w:rPr>
        <w:t>,</w:t>
      </w:r>
      <w:r w:rsidR="0051010A" w:rsidRPr="0051010A">
        <w:rPr>
          <w:rFonts w:ascii="Times New Roman" w:eastAsia="Times New Roman" w:hAnsi="Times New Roman" w:cs="Times New Roman"/>
        </w:rPr>
        <w:t xml:space="preserve"> where the correlation falls below the median</w:t>
      </w:r>
      <w:r w:rsidR="00420EDF" w:rsidRPr="00420EDF">
        <w:rPr>
          <w:rFonts w:ascii="Times New Roman" w:eastAsia="Times New Roman" w:hAnsi="Times New Roman" w:cs="Times New Roman"/>
        </w:rPr>
        <w:t>,</w:t>
      </w:r>
      <w:r w:rsidR="0051010A" w:rsidRPr="0051010A">
        <w:rPr>
          <w:rFonts w:ascii="Times New Roman" w:eastAsia="Times New Roman" w:hAnsi="Times New Roman" w:cs="Times New Roman"/>
        </w:rPr>
        <w:t xml:space="preserve"> and CSSD is above (orange box).</w:t>
      </w:r>
    </w:p>
    <w:p w14:paraId="0BC1D50E" w14:textId="513CD40F" w:rsidR="005214F7" w:rsidRDefault="003B3423" w:rsidP="00D13091">
      <w:pPr>
        <w:rPr>
          <w:rFonts w:ascii="Times New Roman" w:eastAsia="Times New Roman" w:hAnsi="Times New Roman" w:cs="Times New Roman"/>
          <w:b/>
          <w:bCs/>
        </w:rPr>
      </w:pPr>
      <w:r w:rsidRPr="00F74B67">
        <w:rPr>
          <w:rFonts w:ascii="Times New Roman" w:eastAsia="Times New Roman" w:hAnsi="Times New Roman" w:cs="Times New Roman"/>
          <w:b/>
          <w:bCs/>
          <w:noProof/>
        </w:rPr>
        <w:drawing>
          <wp:anchor distT="0" distB="0" distL="114300" distR="114300" simplePos="0" relativeHeight="251658248" behindDoc="0" locked="0" layoutInCell="1" allowOverlap="1" wp14:anchorId="69B083E6" wp14:editId="104ED446">
            <wp:simplePos x="0" y="0"/>
            <wp:positionH relativeFrom="column">
              <wp:posOffset>-114300</wp:posOffset>
            </wp:positionH>
            <wp:positionV relativeFrom="paragraph">
              <wp:posOffset>101600</wp:posOffset>
            </wp:positionV>
            <wp:extent cx="6217920" cy="2259965"/>
            <wp:effectExtent l="0" t="0" r="0" b="6985"/>
            <wp:wrapNone/>
            <wp:docPr id="11" name="Picture 11" descr="Chart&#10;&#10;Description automatically generated">
              <a:extLst xmlns:a="http://schemas.openxmlformats.org/drawingml/2006/main">
                <a:ext uri="{FF2B5EF4-FFF2-40B4-BE49-F238E27FC236}">
                  <a16:creationId xmlns:a16="http://schemas.microsoft.com/office/drawing/2014/main" id="{0C2E1A90-12F8-18A5-D5CF-8B15265E7F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10;&#10;Description automatically generated">
                      <a:extLst>
                        <a:ext uri="{FF2B5EF4-FFF2-40B4-BE49-F238E27FC236}">
                          <a16:creationId xmlns:a16="http://schemas.microsoft.com/office/drawing/2014/main" id="{0C2E1A90-12F8-18A5-D5CF-8B15265E7F9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217920" cy="2259965"/>
                    </a:xfrm>
                    <a:prstGeom prst="rect">
                      <a:avLst/>
                    </a:prstGeom>
                  </pic:spPr>
                </pic:pic>
              </a:graphicData>
            </a:graphic>
            <wp14:sizeRelH relativeFrom="margin">
              <wp14:pctWidth>0</wp14:pctWidth>
            </wp14:sizeRelH>
          </wp:anchor>
        </w:drawing>
      </w:r>
    </w:p>
    <w:p w14:paraId="64D6A0FB" w14:textId="77777777" w:rsidR="005214F7" w:rsidRDefault="005214F7" w:rsidP="00D13091">
      <w:pPr>
        <w:rPr>
          <w:rFonts w:ascii="Times New Roman" w:eastAsia="Times New Roman" w:hAnsi="Times New Roman" w:cs="Times New Roman"/>
          <w:b/>
          <w:bCs/>
        </w:rPr>
      </w:pPr>
    </w:p>
    <w:p w14:paraId="6D617A44" w14:textId="77777777" w:rsidR="005214F7" w:rsidRDefault="005214F7" w:rsidP="00D13091">
      <w:pPr>
        <w:rPr>
          <w:rFonts w:ascii="Times New Roman" w:eastAsia="Times New Roman" w:hAnsi="Times New Roman" w:cs="Times New Roman"/>
          <w:b/>
          <w:bCs/>
        </w:rPr>
      </w:pPr>
    </w:p>
    <w:p w14:paraId="38084513" w14:textId="77777777" w:rsidR="002F30B3" w:rsidRDefault="002F30B3" w:rsidP="00D13091">
      <w:pPr>
        <w:rPr>
          <w:rFonts w:ascii="Times New Roman" w:eastAsia="Times New Roman" w:hAnsi="Times New Roman" w:cs="Times New Roman"/>
          <w:b/>
          <w:bCs/>
        </w:rPr>
      </w:pPr>
    </w:p>
    <w:p w14:paraId="0A2B8773" w14:textId="2474CB29" w:rsidR="00BE6D7A" w:rsidRDefault="00E51A9F" w:rsidP="00D13091">
      <w:pPr>
        <w:rPr>
          <w:rFonts w:ascii="Times New Roman" w:eastAsia="Times New Roman" w:hAnsi="Times New Roman" w:cs="Times New Roman"/>
          <w:b/>
          <w:bCs/>
        </w:rPr>
      </w:pPr>
      <w:r w:rsidRPr="00912213">
        <w:rPr>
          <w:rFonts w:ascii="Times New Roman" w:eastAsia="Times New Roman" w:hAnsi="Times New Roman" w:cs="Times New Roman"/>
          <w:b/>
          <w:bCs/>
          <w:noProof/>
        </w:rPr>
        <mc:AlternateContent>
          <mc:Choice Requires="wps">
            <w:drawing>
              <wp:anchor distT="0" distB="0" distL="114300" distR="114300" simplePos="0" relativeHeight="251658250" behindDoc="0" locked="0" layoutInCell="1" allowOverlap="1" wp14:anchorId="221B5996" wp14:editId="42DA8532">
                <wp:simplePos x="0" y="0"/>
                <wp:positionH relativeFrom="column">
                  <wp:posOffset>4933950</wp:posOffset>
                </wp:positionH>
                <wp:positionV relativeFrom="paragraph">
                  <wp:posOffset>200660</wp:posOffset>
                </wp:positionV>
                <wp:extent cx="0" cy="631157"/>
                <wp:effectExtent l="57150" t="0" r="57150" b="55245"/>
                <wp:wrapNone/>
                <wp:docPr id="23" name="Straight Arrow Connector 23">
                  <a:extLst xmlns:a="http://schemas.openxmlformats.org/drawingml/2006/main">
                    <a:ext uri="{FF2B5EF4-FFF2-40B4-BE49-F238E27FC236}">
                      <a16:creationId xmlns:a16="http://schemas.microsoft.com/office/drawing/2014/main" id="{637243DC-070E-AEFA-7C5E-7FDFDFDE8BF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11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24A9D" id="Straight Arrow Connector 23" o:spid="_x0000_s1026" type="#_x0000_t32" style="position:absolute;margin-left:388.5pt;margin-top:15.8pt;width:0;height:49.7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" strokecolor="red" strokeweight="2.25pt">
                <v:stroke endarrow="block" joinstyle="miter"/>
                <o:lock v:ext="edit" shapetype="f"/>
              </v:shape>
            </w:pict>
          </mc:Fallback>
        </mc:AlternateContent>
      </w:r>
      <w:r w:rsidR="00EC1A2D">
        <w:rPr>
          <w:rFonts w:ascii="Times New Roman" w:eastAsia="Times New Roman" w:hAnsi="Times New Roman" w:cs="Times New Roman"/>
          <w:b/>
          <w:bCs/>
        </w:rPr>
        <w:t>Findings: 2.) Financia</w:t>
      </w:r>
      <w:r w:rsidR="009079B1">
        <w:rPr>
          <w:rFonts w:ascii="Times New Roman" w:eastAsia="Times New Roman" w:hAnsi="Times New Roman" w:cs="Times New Roman"/>
          <w:b/>
          <w:bCs/>
        </w:rPr>
        <w:t>l</w:t>
      </w:r>
    </w:p>
    <w:p w14:paraId="1FEAE08A" w14:textId="7E7D355A" w:rsidR="009079B1" w:rsidRDefault="009079B1" w:rsidP="00D13091">
      <w:pPr>
        <w:rPr>
          <w:rFonts w:ascii="Times New Roman" w:eastAsia="Times New Roman" w:hAnsi="Times New Roman" w:cs="Times New Roman"/>
          <w:b/>
          <w:bCs/>
        </w:rPr>
      </w:pPr>
    </w:p>
    <w:p w14:paraId="06AA1357" w14:textId="51D13803" w:rsidR="009079B1" w:rsidRDefault="00E51A9F" w:rsidP="00D13091">
      <w:pPr>
        <w:rPr>
          <w:rFonts w:ascii="Times New Roman" w:eastAsia="Times New Roman" w:hAnsi="Times New Roman" w:cs="Times New Roman"/>
          <w:b/>
          <w:bCs/>
        </w:rPr>
      </w:pPr>
      <w:r w:rsidRPr="00EC2AC2">
        <w:rPr>
          <w:rFonts w:ascii="Times New Roman" w:eastAsia="Times New Roman" w:hAnsi="Times New Roman" w:cs="Times New Roman"/>
          <w:b/>
          <w:bCs/>
          <w:noProof/>
        </w:rPr>
        <mc:AlternateContent>
          <mc:Choice Requires="wps">
            <w:drawing>
              <wp:anchor distT="0" distB="0" distL="114300" distR="114300" simplePos="0" relativeHeight="251658249" behindDoc="0" locked="0" layoutInCell="1" allowOverlap="1" wp14:anchorId="269D78AC" wp14:editId="73F6615B">
                <wp:simplePos x="0" y="0"/>
                <wp:positionH relativeFrom="column">
                  <wp:posOffset>4411980</wp:posOffset>
                </wp:positionH>
                <wp:positionV relativeFrom="paragraph">
                  <wp:posOffset>247015</wp:posOffset>
                </wp:positionV>
                <wp:extent cx="925830" cy="1894840"/>
                <wp:effectExtent l="19050" t="19050" r="26670" b="10160"/>
                <wp:wrapNone/>
                <wp:docPr id="13" name="Rectangle 13">
                  <a:extLst xmlns:a="http://schemas.openxmlformats.org/drawingml/2006/main">
                    <a:ext uri="{FF2B5EF4-FFF2-40B4-BE49-F238E27FC236}">
                      <a16:creationId xmlns:a16="http://schemas.microsoft.com/office/drawing/2014/main" id="{9A512D91-B129-52FD-5310-3515B6327AF2}"/>
                    </a:ext>
                  </a:extLst>
                </wp:docPr>
                <wp:cNvGraphicFramePr/>
                <a:graphic xmlns:a="http://schemas.openxmlformats.org/drawingml/2006/main">
                  <a:graphicData uri="http://schemas.microsoft.com/office/word/2010/wordprocessingShape">
                    <wps:wsp>
                      <wps:cNvSpPr/>
                      <wps:spPr>
                        <a:xfrm>
                          <a:off x="0" y="0"/>
                          <a:ext cx="925830" cy="18948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FB43B8F" id="Rectangle 13" o:spid="_x0000_s1026" style="position:absolute;margin-left:347.4pt;margin-top:19.45pt;width:72.9pt;height:149.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" filled="f" strokecolor="black [3213]" strokeweight="2.25pt"/>
            </w:pict>
          </mc:Fallback>
        </mc:AlternateContent>
      </w:r>
      <w:r w:rsidRPr="00BE6D7A">
        <w:rPr>
          <w:rFonts w:ascii="Times New Roman" w:eastAsia="Times New Roman" w:hAnsi="Times New Roman" w:cs="Times New Roman"/>
          <w:b/>
          <w:bCs/>
          <w:noProof/>
        </w:rPr>
        <w:drawing>
          <wp:anchor distT="0" distB="0" distL="114300" distR="114300" simplePos="0" relativeHeight="251658247" behindDoc="1" locked="0" layoutInCell="1" allowOverlap="1" wp14:anchorId="71393D6C" wp14:editId="63062601">
            <wp:simplePos x="0" y="0"/>
            <wp:positionH relativeFrom="column">
              <wp:posOffset>76200</wp:posOffset>
            </wp:positionH>
            <wp:positionV relativeFrom="paragraph">
              <wp:posOffset>147955</wp:posOffset>
            </wp:positionV>
            <wp:extent cx="5943600" cy="2268220"/>
            <wp:effectExtent l="0" t="0" r="0" b="0"/>
            <wp:wrapNone/>
            <wp:docPr id="1654031178" name="Picture 1654031178" descr="Chart&#10;&#10;Description automatically generated">
              <a:extLst xmlns:a="http://schemas.openxmlformats.org/drawingml/2006/main">
                <a:ext uri="{FF2B5EF4-FFF2-40B4-BE49-F238E27FC236}">
                  <a16:creationId xmlns:a16="http://schemas.microsoft.com/office/drawing/2014/main" id="{15633C7F-AAD3-668B-E128-54EE0AA07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a:extLst>
                        <a:ext uri="{FF2B5EF4-FFF2-40B4-BE49-F238E27FC236}">
                          <a16:creationId xmlns:a16="http://schemas.microsoft.com/office/drawing/2014/main" id="{15633C7F-AAD3-668B-E128-54EE0AA0751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anchor>
        </w:drawing>
      </w:r>
    </w:p>
    <w:p w14:paraId="3F0338E1" w14:textId="5F94280C" w:rsidR="00BE6D7A" w:rsidRDefault="00BE6D7A" w:rsidP="00D13091">
      <w:pPr>
        <w:rPr>
          <w:rFonts w:ascii="Times New Roman" w:eastAsia="Times New Roman" w:hAnsi="Times New Roman" w:cs="Times New Roman"/>
          <w:b/>
          <w:bCs/>
        </w:rPr>
      </w:pPr>
    </w:p>
    <w:p w14:paraId="067B440E" w14:textId="0EF71A60" w:rsidR="00BE6D7A" w:rsidRDefault="00BE6D7A" w:rsidP="00D13091">
      <w:pPr>
        <w:rPr>
          <w:rFonts w:ascii="Times New Roman" w:eastAsia="Times New Roman" w:hAnsi="Times New Roman" w:cs="Times New Roman"/>
          <w:b/>
          <w:bCs/>
        </w:rPr>
      </w:pPr>
    </w:p>
    <w:p w14:paraId="73DE3BF8" w14:textId="7E32FE56" w:rsidR="00BE6D7A" w:rsidRDefault="00BE6D7A" w:rsidP="00D13091">
      <w:pPr>
        <w:rPr>
          <w:rFonts w:ascii="Times New Roman" w:eastAsia="Times New Roman" w:hAnsi="Times New Roman" w:cs="Times New Roman"/>
          <w:b/>
          <w:bCs/>
        </w:rPr>
      </w:pPr>
    </w:p>
    <w:p w14:paraId="7A48FC04" w14:textId="617EE1E2" w:rsidR="00BE6D7A" w:rsidRDefault="00BE6D7A" w:rsidP="00D13091">
      <w:pPr>
        <w:rPr>
          <w:rFonts w:ascii="Times New Roman" w:eastAsia="Times New Roman" w:hAnsi="Times New Roman" w:cs="Times New Roman"/>
          <w:b/>
          <w:bCs/>
        </w:rPr>
      </w:pPr>
    </w:p>
    <w:p w14:paraId="59D0B643" w14:textId="0CD54173" w:rsidR="00BE6D7A" w:rsidRDefault="00BE6D7A" w:rsidP="00D13091">
      <w:pPr>
        <w:rPr>
          <w:rFonts w:ascii="Times New Roman" w:eastAsia="Times New Roman" w:hAnsi="Times New Roman" w:cs="Times New Roman"/>
          <w:b/>
          <w:bCs/>
        </w:rPr>
      </w:pPr>
    </w:p>
    <w:p w14:paraId="3EF1FF71" w14:textId="5509D423" w:rsidR="00BE6D7A" w:rsidRDefault="00BE6D7A" w:rsidP="00D13091">
      <w:pPr>
        <w:rPr>
          <w:rFonts w:ascii="Times New Roman" w:eastAsia="Times New Roman" w:hAnsi="Times New Roman" w:cs="Times New Roman"/>
          <w:b/>
          <w:bCs/>
        </w:rPr>
      </w:pPr>
    </w:p>
    <w:p w14:paraId="67EC0D18" w14:textId="77777777" w:rsidR="0050253A" w:rsidRDefault="0050253A" w:rsidP="00D13091">
      <w:pPr>
        <w:rPr>
          <w:rFonts w:ascii="Times New Roman" w:eastAsia="Times New Roman" w:hAnsi="Times New Roman" w:cs="Times New Roman"/>
        </w:rPr>
      </w:pPr>
    </w:p>
    <w:p w14:paraId="1F24E906" w14:textId="17235A1C" w:rsidR="009F16FF" w:rsidRDefault="009F16FF" w:rsidP="00D13091">
      <w:pPr>
        <w:rPr>
          <w:rFonts w:ascii="Times New Roman" w:eastAsia="Times New Roman" w:hAnsi="Times New Roman" w:cs="Times New Roman"/>
        </w:rPr>
      </w:pPr>
      <w:r w:rsidRPr="009F16FF">
        <w:rPr>
          <w:rFonts w:ascii="Times New Roman" w:eastAsia="Times New Roman" w:hAnsi="Times New Roman" w:cs="Times New Roman"/>
        </w:rPr>
        <w:t>This is a poor example of where our produced graph for the US Financial Active Managed Fund does not translate to the correct excess return. In this case, our program did not trigger an area of opportunity due to the high correlation (above the median), and the standard deviation is low/just above the median. However, this period had a very high excess return (black box).</w:t>
      </w:r>
    </w:p>
    <w:p w14:paraId="4C43B6CB" w14:textId="0E62DE23" w:rsidR="00F50A62" w:rsidRDefault="0057780D" w:rsidP="00D13091">
      <w:pPr>
        <w:rPr>
          <w:rFonts w:ascii="Times New Roman" w:eastAsia="Times New Roman" w:hAnsi="Times New Roman" w:cs="Times New Roman"/>
          <w:b/>
          <w:bCs/>
        </w:rPr>
      </w:pPr>
      <w:r>
        <w:rPr>
          <w:rFonts w:ascii="Times New Roman" w:eastAsia="Times New Roman" w:hAnsi="Times New Roman" w:cs="Times New Roman"/>
          <w:b/>
          <w:bCs/>
        </w:rPr>
        <w:t>3.6.2 Validation: Correlation Between Opportunity Zones</w:t>
      </w:r>
      <w:r w:rsidR="00E67BE8">
        <w:rPr>
          <w:rFonts w:ascii="Times New Roman" w:eastAsia="Times New Roman" w:hAnsi="Times New Roman" w:cs="Times New Roman"/>
          <w:b/>
          <w:bCs/>
        </w:rPr>
        <w:t xml:space="preserve"> &amp; Excess Return</w:t>
      </w:r>
    </w:p>
    <w:p w14:paraId="2546F1F3" w14:textId="761331D9" w:rsidR="009079B1" w:rsidRDefault="007902F2" w:rsidP="00D13091">
      <w:pPr>
        <w:rPr>
          <w:rFonts w:ascii="Times New Roman" w:eastAsia="Times New Roman" w:hAnsi="Times New Roman" w:cs="Times New Roman"/>
        </w:rPr>
      </w:pPr>
      <w:r>
        <w:rPr>
          <w:rFonts w:ascii="Times New Roman" w:eastAsia="Times New Roman" w:hAnsi="Times New Roman" w:cs="Times New Roman"/>
        </w:rPr>
        <w:t xml:space="preserve">Taking the </w:t>
      </w:r>
      <w:proofErr w:type="gramStart"/>
      <w:r w:rsidR="00784681">
        <w:rPr>
          <w:rFonts w:ascii="Times New Roman" w:eastAsia="Times New Roman" w:hAnsi="Times New Roman" w:cs="Times New Roman"/>
        </w:rPr>
        <w:t>validation</w:t>
      </w:r>
      <w:proofErr w:type="gramEnd"/>
      <w:r w:rsidR="00784681">
        <w:rPr>
          <w:rFonts w:ascii="Times New Roman" w:eastAsia="Times New Roman" w:hAnsi="Times New Roman" w:cs="Times New Roman"/>
        </w:rPr>
        <w:t xml:space="preserve"> </w:t>
      </w:r>
      <w:r>
        <w:rPr>
          <w:rFonts w:ascii="Times New Roman" w:eastAsia="Times New Roman" w:hAnsi="Times New Roman" w:cs="Times New Roman"/>
        </w:rPr>
        <w:t>a step further, t</w:t>
      </w:r>
      <w:r w:rsidR="009079B1">
        <w:rPr>
          <w:rFonts w:ascii="Times New Roman" w:eastAsia="Times New Roman" w:hAnsi="Times New Roman" w:cs="Times New Roman"/>
        </w:rPr>
        <w:t>he second technique use</w:t>
      </w:r>
      <w:r w:rsidR="00E562A5">
        <w:rPr>
          <w:rFonts w:ascii="Times New Roman" w:eastAsia="Times New Roman" w:hAnsi="Times New Roman" w:cs="Times New Roman"/>
        </w:rPr>
        <w:t xml:space="preserve">d to </w:t>
      </w:r>
      <w:r w:rsidR="008D4D76">
        <w:rPr>
          <w:rFonts w:ascii="Times New Roman" w:eastAsia="Times New Roman" w:hAnsi="Times New Roman" w:cs="Times New Roman"/>
        </w:rPr>
        <w:t xml:space="preserve">attempt to validate </w:t>
      </w:r>
      <w:r w:rsidR="00352FAB">
        <w:rPr>
          <w:rFonts w:ascii="Times New Roman" w:eastAsia="Times New Roman" w:hAnsi="Times New Roman" w:cs="Times New Roman"/>
        </w:rPr>
        <w:t xml:space="preserve">our hypothesis </w:t>
      </w:r>
      <w:r w:rsidR="00BE55AD">
        <w:rPr>
          <w:rFonts w:ascii="Times New Roman" w:eastAsia="Times New Roman" w:hAnsi="Times New Roman" w:cs="Times New Roman"/>
        </w:rPr>
        <w:t>was t</w:t>
      </w:r>
      <w:r w:rsidR="00E67BE8">
        <w:rPr>
          <w:rFonts w:ascii="Times New Roman" w:eastAsia="Times New Roman" w:hAnsi="Times New Roman" w:cs="Times New Roman"/>
        </w:rPr>
        <w:t xml:space="preserve">o find the correlation between </w:t>
      </w:r>
      <w:r w:rsidR="00784681">
        <w:rPr>
          <w:rFonts w:ascii="Times New Roman" w:eastAsia="Times New Roman" w:hAnsi="Times New Roman" w:cs="Times New Roman"/>
        </w:rPr>
        <w:t xml:space="preserve">the opportunity zones &amp; excess returns. </w:t>
      </w:r>
      <w:r w:rsidR="00BA75F0">
        <w:rPr>
          <w:rFonts w:ascii="Times New Roman" w:eastAsia="Times New Roman" w:hAnsi="Times New Roman" w:cs="Times New Roman"/>
        </w:rPr>
        <w:t>If we could put a numeric value</w:t>
      </w:r>
      <w:r w:rsidR="00823113" w:rsidRPr="00823113">
        <w:rPr>
          <w:rFonts w:ascii="Times New Roman" w:eastAsia="Times New Roman" w:hAnsi="Times New Roman" w:cs="Times New Roman"/>
        </w:rPr>
        <w:t>,</w:t>
      </w:r>
      <w:r w:rsidR="00BA75F0">
        <w:rPr>
          <w:rFonts w:ascii="Times New Roman" w:eastAsia="Times New Roman" w:hAnsi="Times New Roman" w:cs="Times New Roman"/>
        </w:rPr>
        <w:t xml:space="preserve"> </w:t>
      </w:r>
      <w:r w:rsidR="00006566">
        <w:rPr>
          <w:rFonts w:ascii="Times New Roman" w:eastAsia="Times New Roman" w:hAnsi="Times New Roman" w:cs="Times New Roman"/>
        </w:rPr>
        <w:t xml:space="preserve">i.e., a </w:t>
      </w:r>
      <w:r w:rsidR="00634FAE">
        <w:rPr>
          <w:rFonts w:ascii="Times New Roman" w:eastAsia="Times New Roman" w:hAnsi="Times New Roman" w:cs="Times New Roman"/>
        </w:rPr>
        <w:t>correlation coefficient, specifically Pearson’s, we could evaluate the strength of the relationship between th</w:t>
      </w:r>
      <w:r w:rsidR="007117E9">
        <w:rPr>
          <w:rFonts w:ascii="Times New Roman" w:eastAsia="Times New Roman" w:hAnsi="Times New Roman" w:cs="Times New Roman"/>
        </w:rPr>
        <w:t>ese</w:t>
      </w:r>
      <w:r w:rsidR="00634FAE">
        <w:rPr>
          <w:rFonts w:ascii="Times New Roman" w:eastAsia="Times New Roman" w:hAnsi="Times New Roman" w:cs="Times New Roman"/>
        </w:rPr>
        <w:t xml:space="preserve"> two variables</w:t>
      </w:r>
      <w:r w:rsidR="007117E9">
        <w:rPr>
          <w:rFonts w:ascii="Times New Roman" w:eastAsia="Times New Roman" w:hAnsi="Times New Roman" w:cs="Times New Roman"/>
        </w:rPr>
        <w:t xml:space="preserve">. </w:t>
      </w:r>
    </w:p>
    <w:p w14:paraId="6359CEAC" w14:textId="52B7B573" w:rsidR="007D5D97" w:rsidRDefault="00155AE8" w:rsidP="00155AE8">
      <w:pP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4EFAD87C" wp14:editId="52816242">
            <wp:extent cx="4888230" cy="1280160"/>
            <wp:effectExtent l="0" t="0" r="7620" b="0"/>
            <wp:docPr id="798586430" name="Picture 798586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8230" cy="1280160"/>
                    </a:xfrm>
                    <a:prstGeom prst="rect">
                      <a:avLst/>
                    </a:prstGeom>
                    <a:noFill/>
                  </pic:spPr>
                </pic:pic>
              </a:graphicData>
            </a:graphic>
          </wp:inline>
        </w:drawing>
      </w:r>
    </w:p>
    <w:p w14:paraId="67E2C923" w14:textId="5DF02376" w:rsidR="009079B1" w:rsidRDefault="00155AE8" w:rsidP="00D13091">
      <w:pPr>
        <w:rPr>
          <w:rFonts w:ascii="Times New Roman" w:eastAsia="Times New Roman" w:hAnsi="Times New Roman" w:cs="Times New Roman"/>
        </w:rPr>
      </w:pPr>
      <w:r>
        <w:rPr>
          <w:rFonts w:ascii="Times New Roman" w:eastAsia="Times New Roman" w:hAnsi="Times New Roman" w:cs="Times New Roman"/>
        </w:rPr>
        <w:t xml:space="preserve">Using the same correlation Python function used in the program for daily returns, we </w:t>
      </w:r>
      <w:r w:rsidR="00981C9D" w:rsidRPr="00981C9D">
        <w:rPr>
          <w:rFonts w:ascii="Times New Roman" w:eastAsia="Times New Roman" w:hAnsi="Times New Roman" w:cs="Times New Roman"/>
        </w:rPr>
        <w:t>could also</w:t>
      </w:r>
      <w:r>
        <w:rPr>
          <w:rFonts w:ascii="Times New Roman" w:eastAsia="Times New Roman" w:hAnsi="Times New Roman" w:cs="Times New Roman"/>
        </w:rPr>
        <w:t xml:space="preserve"> produce a correlation coefficient to see the relationship between our “flag zones” and </w:t>
      </w:r>
      <w:r w:rsidR="00E073BC">
        <w:rPr>
          <w:rFonts w:ascii="Times New Roman" w:eastAsia="Times New Roman" w:hAnsi="Times New Roman" w:cs="Times New Roman"/>
        </w:rPr>
        <w:t xml:space="preserve">excess returns for </w:t>
      </w:r>
      <w:r w:rsidR="00981C9D" w:rsidRPr="00981C9D">
        <w:rPr>
          <w:rFonts w:ascii="Times New Roman" w:eastAsia="Times New Roman" w:hAnsi="Times New Roman" w:cs="Times New Roman"/>
        </w:rPr>
        <w:t xml:space="preserve">the </w:t>
      </w:r>
      <w:r w:rsidR="00E073BC">
        <w:rPr>
          <w:rFonts w:ascii="Times New Roman" w:eastAsia="Times New Roman" w:hAnsi="Times New Roman" w:cs="Times New Roman"/>
        </w:rPr>
        <w:t>Financial, Energy</w:t>
      </w:r>
      <w:r w:rsidR="00981C9D" w:rsidRPr="00981C9D">
        <w:rPr>
          <w:rFonts w:ascii="Times New Roman" w:eastAsia="Times New Roman" w:hAnsi="Times New Roman" w:cs="Times New Roman"/>
        </w:rPr>
        <w:t>,</w:t>
      </w:r>
      <w:r w:rsidR="00E073BC">
        <w:rPr>
          <w:rFonts w:ascii="Times New Roman" w:eastAsia="Times New Roman" w:hAnsi="Times New Roman" w:cs="Times New Roman"/>
        </w:rPr>
        <w:t xml:space="preserve"> and Real Estate sectors. </w:t>
      </w:r>
      <w:r w:rsidR="00503E78">
        <w:rPr>
          <w:rFonts w:ascii="Times New Roman" w:eastAsia="Times New Roman" w:hAnsi="Times New Roman" w:cs="Times New Roman"/>
        </w:rPr>
        <w:t>Daily E</w:t>
      </w:r>
      <w:r w:rsidR="00925B27">
        <w:rPr>
          <w:rFonts w:ascii="Times New Roman" w:eastAsia="Times New Roman" w:hAnsi="Times New Roman" w:cs="Times New Roman"/>
        </w:rPr>
        <w:t xml:space="preserve">xcess Return data for the </w:t>
      </w:r>
      <w:r w:rsidR="00503E78">
        <w:rPr>
          <w:rFonts w:ascii="Times New Roman" w:eastAsia="Times New Roman" w:hAnsi="Times New Roman" w:cs="Times New Roman"/>
        </w:rPr>
        <w:t>Financial</w:t>
      </w:r>
      <w:r w:rsidR="00E971F5">
        <w:rPr>
          <w:rFonts w:ascii="Times New Roman" w:eastAsia="Times New Roman" w:hAnsi="Times New Roman" w:cs="Times New Roman"/>
        </w:rPr>
        <w:t>, Energy</w:t>
      </w:r>
      <w:r w:rsidR="00981C9D" w:rsidRPr="00981C9D">
        <w:rPr>
          <w:rFonts w:ascii="Times New Roman" w:eastAsia="Times New Roman" w:hAnsi="Times New Roman" w:cs="Times New Roman"/>
        </w:rPr>
        <w:t>,</w:t>
      </w:r>
      <w:r w:rsidR="00E971F5">
        <w:rPr>
          <w:rFonts w:ascii="Times New Roman" w:eastAsia="Times New Roman" w:hAnsi="Times New Roman" w:cs="Times New Roman"/>
        </w:rPr>
        <w:t xml:space="preserve"> and Real Estate sectors was provided to us by Pat. </w:t>
      </w:r>
    </w:p>
    <w:p w14:paraId="25D82464" w14:textId="37C113EB" w:rsidR="00E073BC" w:rsidRPr="00E073BC" w:rsidRDefault="00446086" w:rsidP="00D13091">
      <w:pPr>
        <w:rPr>
          <w:rFonts w:ascii="Times New Roman" w:eastAsia="Times New Roman" w:hAnsi="Times New Roman" w:cs="Times New Roman"/>
          <w:b/>
          <w:bCs/>
        </w:rPr>
      </w:pPr>
      <w:r w:rsidRPr="00446086">
        <w:rPr>
          <w:rFonts w:ascii="Times New Roman" w:eastAsia="Times New Roman" w:hAnsi="Times New Roman" w:cs="Times New Roman"/>
          <w:b/>
          <w:bCs/>
        </w:rPr>
        <w:t>We can conclude that our flag zones do a poor job of predicting positive excess returns in the financial sectors, as the correlation is negative (-0.576). Our zones do a better job in the Energy sector, with a 0.140 correlation. The Real Estate sector is our best sector in predicting excess returns with our flag zones. These Pearson coefficients match our findings in the validation graphs above.</w:t>
      </w:r>
    </w:p>
    <w:p w14:paraId="61FE617A" w14:textId="104A3706" w:rsidR="00D13091" w:rsidRDefault="00D13091" w:rsidP="00D13091">
      <w:pPr>
        <w:rPr>
          <w:rFonts w:ascii="Times New Roman" w:eastAsia="Times New Roman" w:hAnsi="Times New Roman" w:cs="Times New Roman"/>
          <w:b/>
          <w:bCs/>
        </w:rPr>
      </w:pPr>
      <w:r>
        <w:rPr>
          <w:rFonts w:ascii="Times New Roman" w:eastAsia="Times New Roman" w:hAnsi="Times New Roman" w:cs="Times New Roman"/>
          <w:b/>
          <w:bCs/>
        </w:rPr>
        <w:t xml:space="preserve">4. </w:t>
      </w:r>
      <w:r w:rsidR="00C14989">
        <w:rPr>
          <w:rFonts w:ascii="Times New Roman" w:eastAsia="Times New Roman" w:hAnsi="Times New Roman" w:cs="Times New Roman"/>
          <w:b/>
          <w:bCs/>
        </w:rPr>
        <w:t>Implications</w:t>
      </w:r>
    </w:p>
    <w:p w14:paraId="1BC2DC9F" w14:textId="77777777" w:rsidR="001A6410" w:rsidRPr="001A6410" w:rsidRDefault="001A6410" w:rsidP="001A6410">
      <w:pPr>
        <w:rPr>
          <w:rFonts w:ascii="Times New Roman" w:eastAsia="Times New Roman" w:hAnsi="Times New Roman" w:cs="Times New Roman"/>
        </w:rPr>
      </w:pPr>
      <w:r w:rsidRPr="001A6410">
        <w:rPr>
          <w:rFonts w:ascii="Times New Roman" w:eastAsia="Times New Roman" w:hAnsi="Times New Roman" w:cs="Times New Roman"/>
        </w:rPr>
        <w:t>Although all graphs for the indexes requested to be produced, e.g., S&amp;P 500, Russell 1000, Russell 1000 Growth, Russell 1000 Value, etc., are still left up for interpretation by Federated Hermes themselves, we have built a solid foundation for the company. The programs created for this Capstone project will be handed off to Federated for their use and can help them draw more conclusions in the future.</w:t>
      </w:r>
    </w:p>
    <w:p w14:paraId="3134702A" w14:textId="1D9685BF" w:rsidR="004624E6" w:rsidRDefault="00925B27" w:rsidP="005E6AD5">
      <w:pPr>
        <w:rPr>
          <w:rFonts w:ascii="Times New Roman" w:eastAsia="Times New Roman" w:hAnsi="Times New Roman" w:cs="Times New Roman"/>
        </w:rPr>
      </w:pPr>
      <w:r>
        <w:rPr>
          <w:rFonts w:ascii="Times New Roman" w:eastAsia="Times New Roman" w:hAnsi="Times New Roman" w:cs="Times New Roman"/>
        </w:rPr>
        <w:t xml:space="preserve">From the graphs we were able to produce, specifically in the </w:t>
      </w:r>
      <w:r w:rsidR="001A6410" w:rsidRPr="001A6410">
        <w:rPr>
          <w:rFonts w:ascii="Times New Roman" w:eastAsia="Times New Roman" w:hAnsi="Times New Roman" w:cs="Times New Roman"/>
        </w:rPr>
        <w:t>seven</w:t>
      </w:r>
      <w:r>
        <w:rPr>
          <w:rFonts w:ascii="Times New Roman" w:eastAsia="Times New Roman" w:hAnsi="Times New Roman" w:cs="Times New Roman"/>
        </w:rPr>
        <w:t xml:space="preserve"> sectors we were asked to look at and compare to excess return data</w:t>
      </w:r>
      <w:r w:rsidR="00330540">
        <w:rPr>
          <w:rFonts w:ascii="Times New Roman" w:eastAsia="Times New Roman" w:hAnsi="Times New Roman" w:cs="Times New Roman"/>
        </w:rPr>
        <w:t>,</w:t>
      </w:r>
      <w:r w:rsidR="00404870">
        <w:rPr>
          <w:rFonts w:ascii="Times New Roman" w:eastAsia="Times New Roman" w:hAnsi="Times New Roman" w:cs="Times New Roman"/>
        </w:rPr>
        <w:t xml:space="preserve"> we can draw some early conclusions about our hypothesis. </w:t>
      </w:r>
      <w:r w:rsidR="001A6410" w:rsidRPr="001A6410">
        <w:rPr>
          <w:rFonts w:ascii="Times New Roman" w:eastAsia="Times New Roman" w:hAnsi="Times New Roman" w:cs="Times New Roman"/>
        </w:rPr>
        <w:t>From</w:t>
      </w:r>
      <w:r w:rsidR="00DE5A38">
        <w:rPr>
          <w:rFonts w:ascii="Times New Roman" w:eastAsia="Times New Roman" w:hAnsi="Times New Roman" w:cs="Times New Roman"/>
        </w:rPr>
        <w:t xml:space="preserve"> some preliminary </w:t>
      </w:r>
      <w:r w:rsidR="00D019EB">
        <w:rPr>
          <w:rFonts w:ascii="Times New Roman" w:eastAsia="Times New Roman" w:hAnsi="Times New Roman" w:cs="Times New Roman"/>
        </w:rPr>
        <w:t xml:space="preserve">graph interpretations and strength of relationships </w:t>
      </w:r>
      <w:r w:rsidR="0042693A">
        <w:rPr>
          <w:rFonts w:ascii="Times New Roman" w:eastAsia="Times New Roman" w:hAnsi="Times New Roman" w:cs="Times New Roman"/>
        </w:rPr>
        <w:t>calculations</w:t>
      </w:r>
      <w:r w:rsidR="001A6410" w:rsidRPr="001A6410">
        <w:rPr>
          <w:rFonts w:ascii="Times New Roman" w:eastAsia="Times New Roman" w:hAnsi="Times New Roman" w:cs="Times New Roman"/>
        </w:rPr>
        <w:t>,</w:t>
      </w:r>
      <w:r w:rsidR="00D019EB">
        <w:rPr>
          <w:rFonts w:ascii="Times New Roman" w:eastAsia="Times New Roman" w:hAnsi="Times New Roman" w:cs="Times New Roman"/>
        </w:rPr>
        <w:t xml:space="preserve"> </w:t>
      </w:r>
      <w:r w:rsidR="0042693A">
        <w:rPr>
          <w:rFonts w:ascii="Times New Roman" w:eastAsia="Times New Roman" w:hAnsi="Times New Roman" w:cs="Times New Roman"/>
        </w:rPr>
        <w:t xml:space="preserve">active management </w:t>
      </w:r>
      <w:r w:rsidR="001A6410" w:rsidRPr="001A6410">
        <w:rPr>
          <w:rFonts w:ascii="Times New Roman" w:eastAsia="Times New Roman" w:hAnsi="Times New Roman" w:cs="Times New Roman"/>
        </w:rPr>
        <w:t>performs</w:t>
      </w:r>
      <w:r w:rsidR="0042693A">
        <w:rPr>
          <w:rFonts w:ascii="Times New Roman" w:eastAsia="Times New Roman" w:hAnsi="Times New Roman" w:cs="Times New Roman"/>
        </w:rPr>
        <w:t xml:space="preserve"> differently </w:t>
      </w:r>
      <w:r w:rsidR="00B7441E">
        <w:rPr>
          <w:rFonts w:ascii="Times New Roman" w:eastAsia="Times New Roman" w:hAnsi="Times New Roman" w:cs="Times New Roman"/>
        </w:rPr>
        <w:t xml:space="preserve">in different sectors. We cannot </w:t>
      </w:r>
      <w:r w:rsidR="004624E6">
        <w:rPr>
          <w:rFonts w:ascii="Times New Roman" w:eastAsia="Times New Roman" w:hAnsi="Times New Roman" w:cs="Times New Roman"/>
        </w:rPr>
        <w:t xml:space="preserve">adequately </w:t>
      </w:r>
      <w:r w:rsidR="00B7441E">
        <w:rPr>
          <w:rFonts w:ascii="Times New Roman" w:eastAsia="Times New Roman" w:hAnsi="Times New Roman" w:cs="Times New Roman"/>
        </w:rPr>
        <w:t xml:space="preserve">confirm or deny our original hypothesis that low pairwise correlation and high cross-sectional standard deviation </w:t>
      </w:r>
      <w:r w:rsidR="001A6410" w:rsidRPr="001A6410">
        <w:rPr>
          <w:rFonts w:ascii="Times New Roman" w:eastAsia="Times New Roman" w:hAnsi="Times New Roman" w:cs="Times New Roman"/>
        </w:rPr>
        <w:t>are opportunities</w:t>
      </w:r>
      <w:r w:rsidR="00B7441E">
        <w:rPr>
          <w:rFonts w:ascii="Times New Roman" w:eastAsia="Times New Roman" w:hAnsi="Times New Roman" w:cs="Times New Roman"/>
        </w:rPr>
        <w:t xml:space="preserve"> for active management or </w:t>
      </w:r>
      <w:r w:rsidR="001A6410" w:rsidRPr="001A6410">
        <w:rPr>
          <w:rFonts w:ascii="Times New Roman" w:eastAsia="Times New Roman" w:hAnsi="Times New Roman" w:cs="Times New Roman"/>
        </w:rPr>
        <w:t>that</w:t>
      </w:r>
      <w:r w:rsidR="00B7441E">
        <w:rPr>
          <w:rFonts w:ascii="Times New Roman" w:eastAsia="Times New Roman" w:hAnsi="Times New Roman" w:cs="Times New Roman"/>
        </w:rPr>
        <w:t xml:space="preserve"> active management will always produce a positive excess return under these conditions.</w:t>
      </w:r>
    </w:p>
    <w:p w14:paraId="0AAE54F8" w14:textId="61FC5A21" w:rsidR="00B7441E" w:rsidRDefault="00B7441E" w:rsidP="005E6AD5">
      <w:pPr>
        <w:rPr>
          <w:rFonts w:ascii="Times New Roman" w:eastAsia="Times New Roman" w:hAnsi="Times New Roman" w:cs="Times New Roman"/>
        </w:rPr>
      </w:pPr>
    </w:p>
    <w:p w14:paraId="5A15E503" w14:textId="5FCE9B8A" w:rsidR="5FCF8CD1" w:rsidRDefault="5FCF8CD1" w:rsidP="005E6AD5"/>
    <w:sectPr w:rsidR="5FCF8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7B82"/>
    <w:multiLevelType w:val="hybridMultilevel"/>
    <w:tmpl w:val="AE6E3CEA"/>
    <w:lvl w:ilvl="0" w:tplc="5DD8B584">
      <w:start w:val="1"/>
      <w:numFmt w:val="bullet"/>
      <w:lvlText w:val="-"/>
      <w:lvlJc w:val="left"/>
      <w:pPr>
        <w:ind w:left="720" w:hanging="360"/>
      </w:pPr>
      <w:rPr>
        <w:rFonts w:ascii="Calibri" w:hAnsi="Calibri" w:hint="default"/>
      </w:rPr>
    </w:lvl>
    <w:lvl w:ilvl="1" w:tplc="3CBC4210">
      <w:start w:val="1"/>
      <w:numFmt w:val="bullet"/>
      <w:lvlText w:val="o"/>
      <w:lvlJc w:val="left"/>
      <w:pPr>
        <w:ind w:left="1440" w:hanging="360"/>
      </w:pPr>
      <w:rPr>
        <w:rFonts w:ascii="Courier New" w:hAnsi="Courier New" w:hint="default"/>
      </w:rPr>
    </w:lvl>
    <w:lvl w:ilvl="2" w:tplc="CC4AA714">
      <w:start w:val="1"/>
      <w:numFmt w:val="bullet"/>
      <w:lvlText w:val=""/>
      <w:lvlJc w:val="left"/>
      <w:pPr>
        <w:ind w:left="2160" w:hanging="360"/>
      </w:pPr>
      <w:rPr>
        <w:rFonts w:ascii="Wingdings" w:hAnsi="Wingdings" w:hint="default"/>
      </w:rPr>
    </w:lvl>
    <w:lvl w:ilvl="3" w:tplc="1346D498">
      <w:start w:val="1"/>
      <w:numFmt w:val="bullet"/>
      <w:lvlText w:val=""/>
      <w:lvlJc w:val="left"/>
      <w:pPr>
        <w:ind w:left="2880" w:hanging="360"/>
      </w:pPr>
      <w:rPr>
        <w:rFonts w:ascii="Symbol" w:hAnsi="Symbol" w:hint="default"/>
      </w:rPr>
    </w:lvl>
    <w:lvl w:ilvl="4" w:tplc="423C6BAE">
      <w:start w:val="1"/>
      <w:numFmt w:val="bullet"/>
      <w:lvlText w:val="o"/>
      <w:lvlJc w:val="left"/>
      <w:pPr>
        <w:ind w:left="3600" w:hanging="360"/>
      </w:pPr>
      <w:rPr>
        <w:rFonts w:ascii="Courier New" w:hAnsi="Courier New" w:hint="default"/>
      </w:rPr>
    </w:lvl>
    <w:lvl w:ilvl="5" w:tplc="65E8FC68">
      <w:start w:val="1"/>
      <w:numFmt w:val="bullet"/>
      <w:lvlText w:val=""/>
      <w:lvlJc w:val="left"/>
      <w:pPr>
        <w:ind w:left="4320" w:hanging="360"/>
      </w:pPr>
      <w:rPr>
        <w:rFonts w:ascii="Wingdings" w:hAnsi="Wingdings" w:hint="default"/>
      </w:rPr>
    </w:lvl>
    <w:lvl w:ilvl="6" w:tplc="D7D80A9E">
      <w:start w:val="1"/>
      <w:numFmt w:val="bullet"/>
      <w:lvlText w:val=""/>
      <w:lvlJc w:val="left"/>
      <w:pPr>
        <w:ind w:left="5040" w:hanging="360"/>
      </w:pPr>
      <w:rPr>
        <w:rFonts w:ascii="Symbol" w:hAnsi="Symbol" w:hint="default"/>
      </w:rPr>
    </w:lvl>
    <w:lvl w:ilvl="7" w:tplc="C7A8F14A">
      <w:start w:val="1"/>
      <w:numFmt w:val="bullet"/>
      <w:lvlText w:val="o"/>
      <w:lvlJc w:val="left"/>
      <w:pPr>
        <w:ind w:left="5760" w:hanging="360"/>
      </w:pPr>
      <w:rPr>
        <w:rFonts w:ascii="Courier New" w:hAnsi="Courier New" w:hint="default"/>
      </w:rPr>
    </w:lvl>
    <w:lvl w:ilvl="8" w:tplc="435E0030">
      <w:start w:val="1"/>
      <w:numFmt w:val="bullet"/>
      <w:lvlText w:val=""/>
      <w:lvlJc w:val="left"/>
      <w:pPr>
        <w:ind w:left="6480" w:hanging="360"/>
      </w:pPr>
      <w:rPr>
        <w:rFonts w:ascii="Wingdings" w:hAnsi="Wingdings" w:hint="default"/>
      </w:rPr>
    </w:lvl>
  </w:abstractNum>
  <w:abstractNum w:abstractNumId="1" w15:restartNumberingAfterBreak="0">
    <w:nsid w:val="0D0E26F1"/>
    <w:multiLevelType w:val="hybridMultilevel"/>
    <w:tmpl w:val="FFFFFFFF"/>
    <w:lvl w:ilvl="0" w:tplc="C884031A">
      <w:start w:val="1"/>
      <w:numFmt w:val="bullet"/>
      <w:lvlText w:val="-"/>
      <w:lvlJc w:val="left"/>
      <w:pPr>
        <w:ind w:left="720" w:hanging="360"/>
      </w:pPr>
      <w:rPr>
        <w:rFonts w:ascii="Calibri" w:hAnsi="Calibri" w:cs="Times New Roman" w:hint="default"/>
      </w:rPr>
    </w:lvl>
    <w:lvl w:ilvl="1" w:tplc="5B72A46E">
      <w:start w:val="1"/>
      <w:numFmt w:val="bullet"/>
      <w:lvlText w:val="o"/>
      <w:lvlJc w:val="left"/>
      <w:pPr>
        <w:ind w:left="1440" w:hanging="360"/>
      </w:pPr>
      <w:rPr>
        <w:rFonts w:ascii="Courier New" w:hAnsi="Courier New" w:cs="Times New Roman" w:hint="default"/>
      </w:rPr>
    </w:lvl>
    <w:lvl w:ilvl="2" w:tplc="AEBE47CC">
      <w:start w:val="1"/>
      <w:numFmt w:val="bullet"/>
      <w:lvlText w:val=""/>
      <w:lvlJc w:val="left"/>
      <w:pPr>
        <w:ind w:left="2160" w:hanging="360"/>
      </w:pPr>
      <w:rPr>
        <w:rFonts w:ascii="Wingdings" w:hAnsi="Wingdings" w:hint="default"/>
      </w:rPr>
    </w:lvl>
    <w:lvl w:ilvl="3" w:tplc="D3FE7088">
      <w:start w:val="1"/>
      <w:numFmt w:val="bullet"/>
      <w:lvlText w:val=""/>
      <w:lvlJc w:val="left"/>
      <w:pPr>
        <w:ind w:left="2880" w:hanging="360"/>
      </w:pPr>
      <w:rPr>
        <w:rFonts w:ascii="Symbol" w:hAnsi="Symbol" w:hint="default"/>
      </w:rPr>
    </w:lvl>
    <w:lvl w:ilvl="4" w:tplc="7DEAFD2A">
      <w:start w:val="1"/>
      <w:numFmt w:val="bullet"/>
      <w:lvlText w:val="o"/>
      <w:lvlJc w:val="left"/>
      <w:pPr>
        <w:ind w:left="3600" w:hanging="360"/>
      </w:pPr>
      <w:rPr>
        <w:rFonts w:ascii="Courier New" w:hAnsi="Courier New" w:cs="Times New Roman" w:hint="default"/>
      </w:rPr>
    </w:lvl>
    <w:lvl w:ilvl="5" w:tplc="F44A5BDC">
      <w:start w:val="1"/>
      <w:numFmt w:val="bullet"/>
      <w:lvlText w:val=""/>
      <w:lvlJc w:val="left"/>
      <w:pPr>
        <w:ind w:left="4320" w:hanging="360"/>
      </w:pPr>
      <w:rPr>
        <w:rFonts w:ascii="Wingdings" w:hAnsi="Wingdings" w:hint="default"/>
      </w:rPr>
    </w:lvl>
    <w:lvl w:ilvl="6" w:tplc="9DCE5CD8">
      <w:start w:val="1"/>
      <w:numFmt w:val="bullet"/>
      <w:lvlText w:val=""/>
      <w:lvlJc w:val="left"/>
      <w:pPr>
        <w:ind w:left="5040" w:hanging="360"/>
      </w:pPr>
      <w:rPr>
        <w:rFonts w:ascii="Symbol" w:hAnsi="Symbol" w:hint="default"/>
      </w:rPr>
    </w:lvl>
    <w:lvl w:ilvl="7" w:tplc="527AA304">
      <w:start w:val="1"/>
      <w:numFmt w:val="bullet"/>
      <w:lvlText w:val="o"/>
      <w:lvlJc w:val="left"/>
      <w:pPr>
        <w:ind w:left="5760" w:hanging="360"/>
      </w:pPr>
      <w:rPr>
        <w:rFonts w:ascii="Courier New" w:hAnsi="Courier New" w:cs="Times New Roman" w:hint="default"/>
      </w:rPr>
    </w:lvl>
    <w:lvl w:ilvl="8" w:tplc="78DADB1A">
      <w:start w:val="1"/>
      <w:numFmt w:val="bullet"/>
      <w:lvlText w:val=""/>
      <w:lvlJc w:val="left"/>
      <w:pPr>
        <w:ind w:left="6480" w:hanging="360"/>
      </w:pPr>
      <w:rPr>
        <w:rFonts w:ascii="Wingdings" w:hAnsi="Wingdings" w:hint="default"/>
      </w:rPr>
    </w:lvl>
  </w:abstractNum>
  <w:abstractNum w:abstractNumId="2" w15:restartNumberingAfterBreak="0">
    <w:nsid w:val="0D16A9C7"/>
    <w:multiLevelType w:val="hybridMultilevel"/>
    <w:tmpl w:val="EDDCCD86"/>
    <w:lvl w:ilvl="0" w:tplc="13086A78">
      <w:start w:val="1"/>
      <w:numFmt w:val="bullet"/>
      <w:lvlText w:val="-"/>
      <w:lvlJc w:val="left"/>
      <w:pPr>
        <w:ind w:left="720" w:hanging="360"/>
      </w:pPr>
      <w:rPr>
        <w:rFonts w:ascii="Calibri" w:hAnsi="Calibri" w:hint="default"/>
      </w:rPr>
    </w:lvl>
    <w:lvl w:ilvl="1" w:tplc="1534E30E">
      <w:start w:val="1"/>
      <w:numFmt w:val="bullet"/>
      <w:lvlText w:val="o"/>
      <w:lvlJc w:val="left"/>
      <w:pPr>
        <w:ind w:left="1440" w:hanging="360"/>
      </w:pPr>
      <w:rPr>
        <w:rFonts w:ascii="Courier New" w:hAnsi="Courier New" w:hint="default"/>
      </w:rPr>
    </w:lvl>
    <w:lvl w:ilvl="2" w:tplc="3962EBD2">
      <w:start w:val="1"/>
      <w:numFmt w:val="bullet"/>
      <w:lvlText w:val=""/>
      <w:lvlJc w:val="left"/>
      <w:pPr>
        <w:ind w:left="2160" w:hanging="360"/>
      </w:pPr>
      <w:rPr>
        <w:rFonts w:ascii="Wingdings" w:hAnsi="Wingdings" w:hint="default"/>
      </w:rPr>
    </w:lvl>
    <w:lvl w:ilvl="3" w:tplc="6C50CC9C">
      <w:start w:val="1"/>
      <w:numFmt w:val="bullet"/>
      <w:lvlText w:val=""/>
      <w:lvlJc w:val="left"/>
      <w:pPr>
        <w:ind w:left="2880" w:hanging="360"/>
      </w:pPr>
      <w:rPr>
        <w:rFonts w:ascii="Symbol" w:hAnsi="Symbol" w:hint="default"/>
      </w:rPr>
    </w:lvl>
    <w:lvl w:ilvl="4" w:tplc="02C23704">
      <w:start w:val="1"/>
      <w:numFmt w:val="bullet"/>
      <w:lvlText w:val="o"/>
      <w:lvlJc w:val="left"/>
      <w:pPr>
        <w:ind w:left="3600" w:hanging="360"/>
      </w:pPr>
      <w:rPr>
        <w:rFonts w:ascii="Courier New" w:hAnsi="Courier New" w:hint="default"/>
      </w:rPr>
    </w:lvl>
    <w:lvl w:ilvl="5" w:tplc="0952F0A2">
      <w:start w:val="1"/>
      <w:numFmt w:val="bullet"/>
      <w:lvlText w:val=""/>
      <w:lvlJc w:val="left"/>
      <w:pPr>
        <w:ind w:left="4320" w:hanging="360"/>
      </w:pPr>
      <w:rPr>
        <w:rFonts w:ascii="Wingdings" w:hAnsi="Wingdings" w:hint="default"/>
      </w:rPr>
    </w:lvl>
    <w:lvl w:ilvl="6" w:tplc="3EE423E4">
      <w:start w:val="1"/>
      <w:numFmt w:val="bullet"/>
      <w:lvlText w:val=""/>
      <w:lvlJc w:val="left"/>
      <w:pPr>
        <w:ind w:left="5040" w:hanging="360"/>
      </w:pPr>
      <w:rPr>
        <w:rFonts w:ascii="Symbol" w:hAnsi="Symbol" w:hint="default"/>
      </w:rPr>
    </w:lvl>
    <w:lvl w:ilvl="7" w:tplc="31C01C82">
      <w:start w:val="1"/>
      <w:numFmt w:val="bullet"/>
      <w:lvlText w:val="o"/>
      <w:lvlJc w:val="left"/>
      <w:pPr>
        <w:ind w:left="5760" w:hanging="360"/>
      </w:pPr>
      <w:rPr>
        <w:rFonts w:ascii="Courier New" w:hAnsi="Courier New" w:hint="default"/>
      </w:rPr>
    </w:lvl>
    <w:lvl w:ilvl="8" w:tplc="258CDDD2">
      <w:start w:val="1"/>
      <w:numFmt w:val="bullet"/>
      <w:lvlText w:val=""/>
      <w:lvlJc w:val="left"/>
      <w:pPr>
        <w:ind w:left="6480" w:hanging="360"/>
      </w:pPr>
      <w:rPr>
        <w:rFonts w:ascii="Wingdings" w:hAnsi="Wingdings" w:hint="default"/>
      </w:rPr>
    </w:lvl>
  </w:abstractNum>
  <w:abstractNum w:abstractNumId="3" w15:restartNumberingAfterBreak="0">
    <w:nsid w:val="26F91F7A"/>
    <w:multiLevelType w:val="hybridMultilevel"/>
    <w:tmpl w:val="2A1279B2"/>
    <w:lvl w:ilvl="0" w:tplc="FD683E8A">
      <w:start w:val="1"/>
      <w:numFmt w:val="bullet"/>
      <w:lvlText w:val="-"/>
      <w:lvlJc w:val="left"/>
      <w:pPr>
        <w:ind w:left="720" w:hanging="360"/>
      </w:pPr>
      <w:rPr>
        <w:rFonts w:ascii="Calibri" w:hAnsi="Calibri" w:hint="default"/>
      </w:rPr>
    </w:lvl>
    <w:lvl w:ilvl="1" w:tplc="C40A6AAA">
      <w:start w:val="1"/>
      <w:numFmt w:val="bullet"/>
      <w:lvlText w:val="o"/>
      <w:lvlJc w:val="left"/>
      <w:pPr>
        <w:ind w:left="1440" w:hanging="360"/>
      </w:pPr>
      <w:rPr>
        <w:rFonts w:ascii="Courier New" w:hAnsi="Courier New" w:hint="default"/>
      </w:rPr>
    </w:lvl>
    <w:lvl w:ilvl="2" w:tplc="9CFA90BA">
      <w:start w:val="1"/>
      <w:numFmt w:val="bullet"/>
      <w:lvlText w:val=""/>
      <w:lvlJc w:val="left"/>
      <w:pPr>
        <w:ind w:left="2160" w:hanging="360"/>
      </w:pPr>
      <w:rPr>
        <w:rFonts w:ascii="Wingdings" w:hAnsi="Wingdings" w:hint="default"/>
      </w:rPr>
    </w:lvl>
    <w:lvl w:ilvl="3" w:tplc="B148C082">
      <w:start w:val="1"/>
      <w:numFmt w:val="bullet"/>
      <w:lvlText w:val=""/>
      <w:lvlJc w:val="left"/>
      <w:pPr>
        <w:ind w:left="2880" w:hanging="360"/>
      </w:pPr>
      <w:rPr>
        <w:rFonts w:ascii="Symbol" w:hAnsi="Symbol" w:hint="default"/>
      </w:rPr>
    </w:lvl>
    <w:lvl w:ilvl="4" w:tplc="D7EE723A">
      <w:start w:val="1"/>
      <w:numFmt w:val="bullet"/>
      <w:lvlText w:val="o"/>
      <w:lvlJc w:val="left"/>
      <w:pPr>
        <w:ind w:left="3600" w:hanging="360"/>
      </w:pPr>
      <w:rPr>
        <w:rFonts w:ascii="Courier New" w:hAnsi="Courier New" w:hint="default"/>
      </w:rPr>
    </w:lvl>
    <w:lvl w:ilvl="5" w:tplc="86A28296">
      <w:start w:val="1"/>
      <w:numFmt w:val="bullet"/>
      <w:lvlText w:val=""/>
      <w:lvlJc w:val="left"/>
      <w:pPr>
        <w:ind w:left="4320" w:hanging="360"/>
      </w:pPr>
      <w:rPr>
        <w:rFonts w:ascii="Wingdings" w:hAnsi="Wingdings" w:hint="default"/>
      </w:rPr>
    </w:lvl>
    <w:lvl w:ilvl="6" w:tplc="1CE26F8A">
      <w:start w:val="1"/>
      <w:numFmt w:val="bullet"/>
      <w:lvlText w:val=""/>
      <w:lvlJc w:val="left"/>
      <w:pPr>
        <w:ind w:left="5040" w:hanging="360"/>
      </w:pPr>
      <w:rPr>
        <w:rFonts w:ascii="Symbol" w:hAnsi="Symbol" w:hint="default"/>
      </w:rPr>
    </w:lvl>
    <w:lvl w:ilvl="7" w:tplc="8904FB8A">
      <w:start w:val="1"/>
      <w:numFmt w:val="bullet"/>
      <w:lvlText w:val="o"/>
      <w:lvlJc w:val="left"/>
      <w:pPr>
        <w:ind w:left="5760" w:hanging="360"/>
      </w:pPr>
      <w:rPr>
        <w:rFonts w:ascii="Courier New" w:hAnsi="Courier New" w:hint="default"/>
      </w:rPr>
    </w:lvl>
    <w:lvl w:ilvl="8" w:tplc="65DE69CA">
      <w:start w:val="1"/>
      <w:numFmt w:val="bullet"/>
      <w:lvlText w:val=""/>
      <w:lvlJc w:val="left"/>
      <w:pPr>
        <w:ind w:left="6480" w:hanging="360"/>
      </w:pPr>
      <w:rPr>
        <w:rFonts w:ascii="Wingdings" w:hAnsi="Wingdings" w:hint="default"/>
      </w:rPr>
    </w:lvl>
  </w:abstractNum>
  <w:abstractNum w:abstractNumId="4" w15:restartNumberingAfterBreak="0">
    <w:nsid w:val="270A0175"/>
    <w:multiLevelType w:val="hybridMultilevel"/>
    <w:tmpl w:val="686ED56A"/>
    <w:lvl w:ilvl="0" w:tplc="D37E0DB6">
      <w:start w:val="1"/>
      <w:numFmt w:val="decimal"/>
      <w:lvlText w:val="%1."/>
      <w:lvlJc w:val="left"/>
      <w:pPr>
        <w:ind w:left="720" w:hanging="360"/>
      </w:pPr>
    </w:lvl>
    <w:lvl w:ilvl="1" w:tplc="5300B72C">
      <w:start w:val="1"/>
      <w:numFmt w:val="lowerLetter"/>
      <w:lvlText w:val="%2."/>
      <w:lvlJc w:val="left"/>
      <w:pPr>
        <w:ind w:left="1440" w:hanging="360"/>
      </w:pPr>
    </w:lvl>
    <w:lvl w:ilvl="2" w:tplc="934E95CC">
      <w:start w:val="1"/>
      <w:numFmt w:val="lowerRoman"/>
      <w:lvlText w:val="%3."/>
      <w:lvlJc w:val="right"/>
      <w:pPr>
        <w:ind w:left="2160" w:hanging="180"/>
      </w:pPr>
    </w:lvl>
    <w:lvl w:ilvl="3" w:tplc="1B6C8602">
      <w:start w:val="1"/>
      <w:numFmt w:val="decimal"/>
      <w:lvlText w:val="%4."/>
      <w:lvlJc w:val="left"/>
      <w:pPr>
        <w:ind w:left="2880" w:hanging="360"/>
      </w:pPr>
    </w:lvl>
    <w:lvl w:ilvl="4" w:tplc="8B3E7486">
      <w:start w:val="1"/>
      <w:numFmt w:val="lowerLetter"/>
      <w:lvlText w:val="%5."/>
      <w:lvlJc w:val="left"/>
      <w:pPr>
        <w:ind w:left="3600" w:hanging="360"/>
      </w:pPr>
    </w:lvl>
    <w:lvl w:ilvl="5" w:tplc="C81AFFCE">
      <w:start w:val="1"/>
      <w:numFmt w:val="lowerRoman"/>
      <w:lvlText w:val="%6."/>
      <w:lvlJc w:val="right"/>
      <w:pPr>
        <w:ind w:left="4320" w:hanging="180"/>
      </w:pPr>
    </w:lvl>
    <w:lvl w:ilvl="6" w:tplc="44282A5A">
      <w:start w:val="1"/>
      <w:numFmt w:val="decimal"/>
      <w:lvlText w:val="%7."/>
      <w:lvlJc w:val="left"/>
      <w:pPr>
        <w:ind w:left="5040" w:hanging="360"/>
      </w:pPr>
    </w:lvl>
    <w:lvl w:ilvl="7" w:tplc="2286F260">
      <w:start w:val="1"/>
      <w:numFmt w:val="lowerLetter"/>
      <w:lvlText w:val="%8."/>
      <w:lvlJc w:val="left"/>
      <w:pPr>
        <w:ind w:left="5760" w:hanging="360"/>
      </w:pPr>
    </w:lvl>
    <w:lvl w:ilvl="8" w:tplc="0898FA26">
      <w:start w:val="1"/>
      <w:numFmt w:val="lowerRoman"/>
      <w:lvlText w:val="%9."/>
      <w:lvlJc w:val="right"/>
      <w:pPr>
        <w:ind w:left="6480" w:hanging="180"/>
      </w:pPr>
    </w:lvl>
  </w:abstractNum>
  <w:abstractNum w:abstractNumId="5" w15:restartNumberingAfterBreak="0">
    <w:nsid w:val="3BF3D3B5"/>
    <w:multiLevelType w:val="hybridMultilevel"/>
    <w:tmpl w:val="4C16423A"/>
    <w:lvl w:ilvl="0" w:tplc="302C6CAE">
      <w:start w:val="1"/>
      <w:numFmt w:val="bullet"/>
      <w:lvlText w:val="-"/>
      <w:lvlJc w:val="left"/>
      <w:pPr>
        <w:ind w:left="720" w:hanging="360"/>
      </w:pPr>
      <w:rPr>
        <w:rFonts w:ascii="Calibri" w:hAnsi="Calibri" w:hint="default"/>
      </w:rPr>
    </w:lvl>
    <w:lvl w:ilvl="1" w:tplc="A5EA9B54">
      <w:start w:val="1"/>
      <w:numFmt w:val="bullet"/>
      <w:lvlText w:val="o"/>
      <w:lvlJc w:val="left"/>
      <w:pPr>
        <w:ind w:left="1440" w:hanging="360"/>
      </w:pPr>
      <w:rPr>
        <w:rFonts w:ascii="Courier New" w:hAnsi="Courier New" w:hint="default"/>
      </w:rPr>
    </w:lvl>
    <w:lvl w:ilvl="2" w:tplc="4F947ADA">
      <w:start w:val="1"/>
      <w:numFmt w:val="bullet"/>
      <w:lvlText w:val=""/>
      <w:lvlJc w:val="left"/>
      <w:pPr>
        <w:ind w:left="2160" w:hanging="360"/>
      </w:pPr>
      <w:rPr>
        <w:rFonts w:ascii="Wingdings" w:hAnsi="Wingdings" w:hint="default"/>
      </w:rPr>
    </w:lvl>
    <w:lvl w:ilvl="3" w:tplc="9E3833CE">
      <w:start w:val="1"/>
      <w:numFmt w:val="bullet"/>
      <w:lvlText w:val=""/>
      <w:lvlJc w:val="left"/>
      <w:pPr>
        <w:ind w:left="2880" w:hanging="360"/>
      </w:pPr>
      <w:rPr>
        <w:rFonts w:ascii="Symbol" w:hAnsi="Symbol" w:hint="default"/>
      </w:rPr>
    </w:lvl>
    <w:lvl w:ilvl="4" w:tplc="DDF45770">
      <w:start w:val="1"/>
      <w:numFmt w:val="bullet"/>
      <w:lvlText w:val="o"/>
      <w:lvlJc w:val="left"/>
      <w:pPr>
        <w:ind w:left="3600" w:hanging="360"/>
      </w:pPr>
      <w:rPr>
        <w:rFonts w:ascii="Courier New" w:hAnsi="Courier New" w:hint="default"/>
      </w:rPr>
    </w:lvl>
    <w:lvl w:ilvl="5" w:tplc="BD6C8944">
      <w:start w:val="1"/>
      <w:numFmt w:val="bullet"/>
      <w:lvlText w:val=""/>
      <w:lvlJc w:val="left"/>
      <w:pPr>
        <w:ind w:left="4320" w:hanging="360"/>
      </w:pPr>
      <w:rPr>
        <w:rFonts w:ascii="Wingdings" w:hAnsi="Wingdings" w:hint="default"/>
      </w:rPr>
    </w:lvl>
    <w:lvl w:ilvl="6" w:tplc="920C64CC">
      <w:start w:val="1"/>
      <w:numFmt w:val="bullet"/>
      <w:lvlText w:val=""/>
      <w:lvlJc w:val="left"/>
      <w:pPr>
        <w:ind w:left="5040" w:hanging="360"/>
      </w:pPr>
      <w:rPr>
        <w:rFonts w:ascii="Symbol" w:hAnsi="Symbol" w:hint="default"/>
      </w:rPr>
    </w:lvl>
    <w:lvl w:ilvl="7" w:tplc="6AD6214E">
      <w:start w:val="1"/>
      <w:numFmt w:val="bullet"/>
      <w:lvlText w:val="o"/>
      <w:lvlJc w:val="left"/>
      <w:pPr>
        <w:ind w:left="5760" w:hanging="360"/>
      </w:pPr>
      <w:rPr>
        <w:rFonts w:ascii="Courier New" w:hAnsi="Courier New" w:hint="default"/>
      </w:rPr>
    </w:lvl>
    <w:lvl w:ilvl="8" w:tplc="0826DAFC">
      <w:start w:val="1"/>
      <w:numFmt w:val="bullet"/>
      <w:lvlText w:val=""/>
      <w:lvlJc w:val="left"/>
      <w:pPr>
        <w:ind w:left="6480" w:hanging="360"/>
      </w:pPr>
      <w:rPr>
        <w:rFonts w:ascii="Wingdings" w:hAnsi="Wingdings" w:hint="default"/>
      </w:rPr>
    </w:lvl>
  </w:abstractNum>
  <w:abstractNum w:abstractNumId="6" w15:restartNumberingAfterBreak="0">
    <w:nsid w:val="3E3355BA"/>
    <w:multiLevelType w:val="hybridMultilevel"/>
    <w:tmpl w:val="E7CE9214"/>
    <w:lvl w:ilvl="0" w:tplc="94BC545A">
      <w:start w:val="1"/>
      <w:numFmt w:val="bullet"/>
      <w:lvlText w:val="-"/>
      <w:lvlJc w:val="left"/>
      <w:pPr>
        <w:ind w:left="720" w:hanging="360"/>
      </w:pPr>
      <w:rPr>
        <w:rFonts w:ascii="Calibri" w:hAnsi="Calibri" w:hint="default"/>
      </w:rPr>
    </w:lvl>
    <w:lvl w:ilvl="1" w:tplc="8D58111A">
      <w:start w:val="1"/>
      <w:numFmt w:val="bullet"/>
      <w:lvlText w:val="o"/>
      <w:lvlJc w:val="left"/>
      <w:pPr>
        <w:ind w:left="1440" w:hanging="360"/>
      </w:pPr>
      <w:rPr>
        <w:rFonts w:ascii="Courier New" w:hAnsi="Courier New" w:hint="default"/>
      </w:rPr>
    </w:lvl>
    <w:lvl w:ilvl="2" w:tplc="7FE6FFD4">
      <w:start w:val="1"/>
      <w:numFmt w:val="bullet"/>
      <w:lvlText w:val=""/>
      <w:lvlJc w:val="left"/>
      <w:pPr>
        <w:ind w:left="2160" w:hanging="360"/>
      </w:pPr>
      <w:rPr>
        <w:rFonts w:ascii="Wingdings" w:hAnsi="Wingdings" w:hint="default"/>
      </w:rPr>
    </w:lvl>
    <w:lvl w:ilvl="3" w:tplc="2DF2F4F8">
      <w:start w:val="1"/>
      <w:numFmt w:val="bullet"/>
      <w:lvlText w:val=""/>
      <w:lvlJc w:val="left"/>
      <w:pPr>
        <w:ind w:left="2880" w:hanging="360"/>
      </w:pPr>
      <w:rPr>
        <w:rFonts w:ascii="Symbol" w:hAnsi="Symbol" w:hint="default"/>
      </w:rPr>
    </w:lvl>
    <w:lvl w:ilvl="4" w:tplc="52DE8B20">
      <w:start w:val="1"/>
      <w:numFmt w:val="bullet"/>
      <w:lvlText w:val="o"/>
      <w:lvlJc w:val="left"/>
      <w:pPr>
        <w:ind w:left="3600" w:hanging="360"/>
      </w:pPr>
      <w:rPr>
        <w:rFonts w:ascii="Courier New" w:hAnsi="Courier New" w:hint="default"/>
      </w:rPr>
    </w:lvl>
    <w:lvl w:ilvl="5" w:tplc="D78EDD40">
      <w:start w:val="1"/>
      <w:numFmt w:val="bullet"/>
      <w:lvlText w:val=""/>
      <w:lvlJc w:val="left"/>
      <w:pPr>
        <w:ind w:left="4320" w:hanging="360"/>
      </w:pPr>
      <w:rPr>
        <w:rFonts w:ascii="Wingdings" w:hAnsi="Wingdings" w:hint="default"/>
      </w:rPr>
    </w:lvl>
    <w:lvl w:ilvl="6" w:tplc="61CC6B52">
      <w:start w:val="1"/>
      <w:numFmt w:val="bullet"/>
      <w:lvlText w:val=""/>
      <w:lvlJc w:val="left"/>
      <w:pPr>
        <w:ind w:left="5040" w:hanging="360"/>
      </w:pPr>
      <w:rPr>
        <w:rFonts w:ascii="Symbol" w:hAnsi="Symbol" w:hint="default"/>
      </w:rPr>
    </w:lvl>
    <w:lvl w:ilvl="7" w:tplc="8F2AE8D0">
      <w:start w:val="1"/>
      <w:numFmt w:val="bullet"/>
      <w:lvlText w:val="o"/>
      <w:lvlJc w:val="left"/>
      <w:pPr>
        <w:ind w:left="5760" w:hanging="360"/>
      </w:pPr>
      <w:rPr>
        <w:rFonts w:ascii="Courier New" w:hAnsi="Courier New" w:hint="default"/>
      </w:rPr>
    </w:lvl>
    <w:lvl w:ilvl="8" w:tplc="185E4C14">
      <w:start w:val="1"/>
      <w:numFmt w:val="bullet"/>
      <w:lvlText w:val=""/>
      <w:lvlJc w:val="left"/>
      <w:pPr>
        <w:ind w:left="6480" w:hanging="360"/>
      </w:pPr>
      <w:rPr>
        <w:rFonts w:ascii="Wingdings" w:hAnsi="Wingdings" w:hint="default"/>
      </w:rPr>
    </w:lvl>
  </w:abstractNum>
  <w:abstractNum w:abstractNumId="7" w15:restartNumberingAfterBreak="0">
    <w:nsid w:val="4F4B4919"/>
    <w:multiLevelType w:val="hybridMultilevel"/>
    <w:tmpl w:val="D90AD336"/>
    <w:lvl w:ilvl="0" w:tplc="7FCA0BE4">
      <w:start w:val="1"/>
      <w:numFmt w:val="bullet"/>
      <w:lvlText w:val="-"/>
      <w:lvlJc w:val="left"/>
      <w:pPr>
        <w:ind w:left="720" w:hanging="360"/>
      </w:pPr>
      <w:rPr>
        <w:rFonts w:ascii="Calibri" w:hAnsi="Calibri" w:hint="default"/>
      </w:rPr>
    </w:lvl>
    <w:lvl w:ilvl="1" w:tplc="6FF8DC82">
      <w:start w:val="1"/>
      <w:numFmt w:val="bullet"/>
      <w:lvlText w:val="o"/>
      <w:lvlJc w:val="left"/>
      <w:pPr>
        <w:ind w:left="1440" w:hanging="360"/>
      </w:pPr>
      <w:rPr>
        <w:rFonts w:ascii="Courier New" w:hAnsi="Courier New" w:hint="default"/>
      </w:rPr>
    </w:lvl>
    <w:lvl w:ilvl="2" w:tplc="0DB8C6B4">
      <w:start w:val="1"/>
      <w:numFmt w:val="bullet"/>
      <w:lvlText w:val=""/>
      <w:lvlJc w:val="left"/>
      <w:pPr>
        <w:ind w:left="2160" w:hanging="360"/>
      </w:pPr>
      <w:rPr>
        <w:rFonts w:ascii="Wingdings" w:hAnsi="Wingdings" w:hint="default"/>
      </w:rPr>
    </w:lvl>
    <w:lvl w:ilvl="3" w:tplc="625CEC48">
      <w:start w:val="1"/>
      <w:numFmt w:val="bullet"/>
      <w:lvlText w:val=""/>
      <w:lvlJc w:val="left"/>
      <w:pPr>
        <w:ind w:left="2880" w:hanging="360"/>
      </w:pPr>
      <w:rPr>
        <w:rFonts w:ascii="Symbol" w:hAnsi="Symbol" w:hint="default"/>
      </w:rPr>
    </w:lvl>
    <w:lvl w:ilvl="4" w:tplc="1A6CEC84">
      <w:start w:val="1"/>
      <w:numFmt w:val="bullet"/>
      <w:lvlText w:val="o"/>
      <w:lvlJc w:val="left"/>
      <w:pPr>
        <w:ind w:left="3600" w:hanging="360"/>
      </w:pPr>
      <w:rPr>
        <w:rFonts w:ascii="Courier New" w:hAnsi="Courier New" w:hint="default"/>
      </w:rPr>
    </w:lvl>
    <w:lvl w:ilvl="5" w:tplc="3404E8F0">
      <w:start w:val="1"/>
      <w:numFmt w:val="bullet"/>
      <w:lvlText w:val=""/>
      <w:lvlJc w:val="left"/>
      <w:pPr>
        <w:ind w:left="4320" w:hanging="360"/>
      </w:pPr>
      <w:rPr>
        <w:rFonts w:ascii="Wingdings" w:hAnsi="Wingdings" w:hint="default"/>
      </w:rPr>
    </w:lvl>
    <w:lvl w:ilvl="6" w:tplc="EA3E0954">
      <w:start w:val="1"/>
      <w:numFmt w:val="bullet"/>
      <w:lvlText w:val=""/>
      <w:lvlJc w:val="left"/>
      <w:pPr>
        <w:ind w:left="5040" w:hanging="360"/>
      </w:pPr>
      <w:rPr>
        <w:rFonts w:ascii="Symbol" w:hAnsi="Symbol" w:hint="default"/>
      </w:rPr>
    </w:lvl>
    <w:lvl w:ilvl="7" w:tplc="3C72672E">
      <w:start w:val="1"/>
      <w:numFmt w:val="bullet"/>
      <w:lvlText w:val="o"/>
      <w:lvlJc w:val="left"/>
      <w:pPr>
        <w:ind w:left="5760" w:hanging="360"/>
      </w:pPr>
      <w:rPr>
        <w:rFonts w:ascii="Courier New" w:hAnsi="Courier New" w:hint="default"/>
      </w:rPr>
    </w:lvl>
    <w:lvl w:ilvl="8" w:tplc="A59A8B7A">
      <w:start w:val="1"/>
      <w:numFmt w:val="bullet"/>
      <w:lvlText w:val=""/>
      <w:lvlJc w:val="left"/>
      <w:pPr>
        <w:ind w:left="6480" w:hanging="360"/>
      </w:pPr>
      <w:rPr>
        <w:rFonts w:ascii="Wingdings" w:hAnsi="Wingdings" w:hint="default"/>
      </w:rPr>
    </w:lvl>
  </w:abstractNum>
  <w:abstractNum w:abstractNumId="8" w15:restartNumberingAfterBreak="0">
    <w:nsid w:val="6A34ACB5"/>
    <w:multiLevelType w:val="hybridMultilevel"/>
    <w:tmpl w:val="EB584D0E"/>
    <w:lvl w:ilvl="0" w:tplc="A57C361E">
      <w:start w:val="1"/>
      <w:numFmt w:val="bullet"/>
      <w:lvlText w:val="-"/>
      <w:lvlJc w:val="left"/>
      <w:pPr>
        <w:ind w:left="720" w:hanging="360"/>
      </w:pPr>
      <w:rPr>
        <w:rFonts w:ascii="Calibri" w:hAnsi="Calibri" w:hint="default"/>
      </w:rPr>
    </w:lvl>
    <w:lvl w:ilvl="1" w:tplc="68B67E90">
      <w:start w:val="1"/>
      <w:numFmt w:val="bullet"/>
      <w:lvlText w:val="o"/>
      <w:lvlJc w:val="left"/>
      <w:pPr>
        <w:ind w:left="1440" w:hanging="360"/>
      </w:pPr>
      <w:rPr>
        <w:rFonts w:ascii="Courier New" w:hAnsi="Courier New" w:hint="default"/>
      </w:rPr>
    </w:lvl>
    <w:lvl w:ilvl="2" w:tplc="CAAA6D7C">
      <w:start w:val="1"/>
      <w:numFmt w:val="bullet"/>
      <w:lvlText w:val=""/>
      <w:lvlJc w:val="left"/>
      <w:pPr>
        <w:ind w:left="2160" w:hanging="360"/>
      </w:pPr>
      <w:rPr>
        <w:rFonts w:ascii="Wingdings" w:hAnsi="Wingdings" w:hint="default"/>
      </w:rPr>
    </w:lvl>
    <w:lvl w:ilvl="3" w:tplc="C66237CE">
      <w:start w:val="1"/>
      <w:numFmt w:val="bullet"/>
      <w:lvlText w:val=""/>
      <w:lvlJc w:val="left"/>
      <w:pPr>
        <w:ind w:left="2880" w:hanging="360"/>
      </w:pPr>
      <w:rPr>
        <w:rFonts w:ascii="Symbol" w:hAnsi="Symbol" w:hint="default"/>
      </w:rPr>
    </w:lvl>
    <w:lvl w:ilvl="4" w:tplc="6BAE4E5E">
      <w:start w:val="1"/>
      <w:numFmt w:val="bullet"/>
      <w:lvlText w:val="o"/>
      <w:lvlJc w:val="left"/>
      <w:pPr>
        <w:ind w:left="3600" w:hanging="360"/>
      </w:pPr>
      <w:rPr>
        <w:rFonts w:ascii="Courier New" w:hAnsi="Courier New" w:hint="default"/>
      </w:rPr>
    </w:lvl>
    <w:lvl w:ilvl="5" w:tplc="D3A274CA">
      <w:start w:val="1"/>
      <w:numFmt w:val="bullet"/>
      <w:lvlText w:val=""/>
      <w:lvlJc w:val="left"/>
      <w:pPr>
        <w:ind w:left="4320" w:hanging="360"/>
      </w:pPr>
      <w:rPr>
        <w:rFonts w:ascii="Wingdings" w:hAnsi="Wingdings" w:hint="default"/>
      </w:rPr>
    </w:lvl>
    <w:lvl w:ilvl="6" w:tplc="DB2A5EBE">
      <w:start w:val="1"/>
      <w:numFmt w:val="bullet"/>
      <w:lvlText w:val=""/>
      <w:lvlJc w:val="left"/>
      <w:pPr>
        <w:ind w:left="5040" w:hanging="360"/>
      </w:pPr>
      <w:rPr>
        <w:rFonts w:ascii="Symbol" w:hAnsi="Symbol" w:hint="default"/>
      </w:rPr>
    </w:lvl>
    <w:lvl w:ilvl="7" w:tplc="0C7680CA">
      <w:start w:val="1"/>
      <w:numFmt w:val="bullet"/>
      <w:lvlText w:val="o"/>
      <w:lvlJc w:val="left"/>
      <w:pPr>
        <w:ind w:left="5760" w:hanging="360"/>
      </w:pPr>
      <w:rPr>
        <w:rFonts w:ascii="Courier New" w:hAnsi="Courier New" w:hint="default"/>
      </w:rPr>
    </w:lvl>
    <w:lvl w:ilvl="8" w:tplc="6AE65BD4">
      <w:start w:val="1"/>
      <w:numFmt w:val="bullet"/>
      <w:lvlText w:val=""/>
      <w:lvlJc w:val="left"/>
      <w:pPr>
        <w:ind w:left="6480" w:hanging="360"/>
      </w:pPr>
      <w:rPr>
        <w:rFonts w:ascii="Wingdings" w:hAnsi="Wingdings" w:hint="default"/>
      </w:rPr>
    </w:lvl>
  </w:abstractNum>
  <w:abstractNum w:abstractNumId="9" w15:restartNumberingAfterBreak="0">
    <w:nsid w:val="72E6483E"/>
    <w:multiLevelType w:val="hybridMultilevel"/>
    <w:tmpl w:val="FFFFFFFF"/>
    <w:lvl w:ilvl="0" w:tplc="02DAD276">
      <w:start w:val="1"/>
      <w:numFmt w:val="bullet"/>
      <w:lvlText w:val="-"/>
      <w:lvlJc w:val="left"/>
      <w:pPr>
        <w:ind w:left="720" w:hanging="360"/>
      </w:pPr>
      <w:rPr>
        <w:rFonts w:ascii="Calibri" w:hAnsi="Calibri" w:cs="Times New Roman" w:hint="default"/>
      </w:rPr>
    </w:lvl>
    <w:lvl w:ilvl="1" w:tplc="A1FA7860">
      <w:start w:val="1"/>
      <w:numFmt w:val="bullet"/>
      <w:lvlText w:val="o"/>
      <w:lvlJc w:val="left"/>
      <w:pPr>
        <w:ind w:left="1440" w:hanging="360"/>
      </w:pPr>
      <w:rPr>
        <w:rFonts w:ascii="Courier New" w:hAnsi="Courier New" w:cs="Times New Roman" w:hint="default"/>
      </w:rPr>
    </w:lvl>
    <w:lvl w:ilvl="2" w:tplc="9BAA302E">
      <w:start w:val="1"/>
      <w:numFmt w:val="bullet"/>
      <w:lvlText w:val=""/>
      <w:lvlJc w:val="left"/>
      <w:pPr>
        <w:ind w:left="2160" w:hanging="360"/>
      </w:pPr>
      <w:rPr>
        <w:rFonts w:ascii="Wingdings" w:hAnsi="Wingdings" w:hint="default"/>
      </w:rPr>
    </w:lvl>
    <w:lvl w:ilvl="3" w:tplc="A2B0E284">
      <w:start w:val="1"/>
      <w:numFmt w:val="bullet"/>
      <w:lvlText w:val=""/>
      <w:lvlJc w:val="left"/>
      <w:pPr>
        <w:ind w:left="2880" w:hanging="360"/>
      </w:pPr>
      <w:rPr>
        <w:rFonts w:ascii="Symbol" w:hAnsi="Symbol" w:hint="default"/>
      </w:rPr>
    </w:lvl>
    <w:lvl w:ilvl="4" w:tplc="6FF6B340">
      <w:start w:val="1"/>
      <w:numFmt w:val="bullet"/>
      <w:lvlText w:val="o"/>
      <w:lvlJc w:val="left"/>
      <w:pPr>
        <w:ind w:left="3600" w:hanging="360"/>
      </w:pPr>
      <w:rPr>
        <w:rFonts w:ascii="Courier New" w:hAnsi="Courier New" w:cs="Times New Roman" w:hint="default"/>
      </w:rPr>
    </w:lvl>
    <w:lvl w:ilvl="5" w:tplc="4664EA7E">
      <w:start w:val="1"/>
      <w:numFmt w:val="bullet"/>
      <w:lvlText w:val=""/>
      <w:lvlJc w:val="left"/>
      <w:pPr>
        <w:ind w:left="4320" w:hanging="360"/>
      </w:pPr>
      <w:rPr>
        <w:rFonts w:ascii="Wingdings" w:hAnsi="Wingdings" w:hint="default"/>
      </w:rPr>
    </w:lvl>
    <w:lvl w:ilvl="6" w:tplc="7752FA2E">
      <w:start w:val="1"/>
      <w:numFmt w:val="bullet"/>
      <w:lvlText w:val=""/>
      <w:lvlJc w:val="left"/>
      <w:pPr>
        <w:ind w:left="5040" w:hanging="360"/>
      </w:pPr>
      <w:rPr>
        <w:rFonts w:ascii="Symbol" w:hAnsi="Symbol" w:hint="default"/>
      </w:rPr>
    </w:lvl>
    <w:lvl w:ilvl="7" w:tplc="812E69E6">
      <w:start w:val="1"/>
      <w:numFmt w:val="bullet"/>
      <w:lvlText w:val="o"/>
      <w:lvlJc w:val="left"/>
      <w:pPr>
        <w:ind w:left="5760" w:hanging="360"/>
      </w:pPr>
      <w:rPr>
        <w:rFonts w:ascii="Courier New" w:hAnsi="Courier New" w:cs="Times New Roman" w:hint="default"/>
      </w:rPr>
    </w:lvl>
    <w:lvl w:ilvl="8" w:tplc="0FA46570">
      <w:start w:val="1"/>
      <w:numFmt w:val="bullet"/>
      <w:lvlText w:val=""/>
      <w:lvlJc w:val="left"/>
      <w:pPr>
        <w:ind w:left="6480" w:hanging="360"/>
      </w:pPr>
      <w:rPr>
        <w:rFonts w:ascii="Wingdings" w:hAnsi="Wingdings" w:hint="default"/>
      </w:rPr>
    </w:lvl>
  </w:abstractNum>
  <w:num w:numId="1" w16cid:durableId="1294754224">
    <w:abstractNumId w:val="8"/>
  </w:num>
  <w:num w:numId="2" w16cid:durableId="497116459">
    <w:abstractNumId w:val="6"/>
  </w:num>
  <w:num w:numId="3" w16cid:durableId="445122498">
    <w:abstractNumId w:val="4"/>
  </w:num>
  <w:num w:numId="4" w16cid:durableId="1865052492">
    <w:abstractNumId w:val="2"/>
  </w:num>
  <w:num w:numId="5" w16cid:durableId="651562555">
    <w:abstractNumId w:val="5"/>
  </w:num>
  <w:num w:numId="6" w16cid:durableId="549346839">
    <w:abstractNumId w:val="7"/>
  </w:num>
  <w:num w:numId="7" w16cid:durableId="2121993368">
    <w:abstractNumId w:val="3"/>
  </w:num>
  <w:num w:numId="8" w16cid:durableId="455762783">
    <w:abstractNumId w:val="0"/>
  </w:num>
  <w:num w:numId="9" w16cid:durableId="1884629685">
    <w:abstractNumId w:val="9"/>
  </w:num>
  <w:num w:numId="10" w16cid:durableId="1922828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135D6F"/>
    <w:rsid w:val="00001E2F"/>
    <w:rsid w:val="00002485"/>
    <w:rsid w:val="00003D00"/>
    <w:rsid w:val="00006566"/>
    <w:rsid w:val="00010169"/>
    <w:rsid w:val="00010A17"/>
    <w:rsid w:val="00011C76"/>
    <w:rsid w:val="000136F1"/>
    <w:rsid w:val="0001468A"/>
    <w:rsid w:val="000179FF"/>
    <w:rsid w:val="000202D3"/>
    <w:rsid w:val="0002243D"/>
    <w:rsid w:val="00025C23"/>
    <w:rsid w:val="00025CB7"/>
    <w:rsid w:val="000262FC"/>
    <w:rsid w:val="000323D1"/>
    <w:rsid w:val="00034AC6"/>
    <w:rsid w:val="00035672"/>
    <w:rsid w:val="00050196"/>
    <w:rsid w:val="00050369"/>
    <w:rsid w:val="000511F4"/>
    <w:rsid w:val="00051826"/>
    <w:rsid w:val="0005273F"/>
    <w:rsid w:val="00052884"/>
    <w:rsid w:val="00056117"/>
    <w:rsid w:val="000610A4"/>
    <w:rsid w:val="00065C39"/>
    <w:rsid w:val="000663A9"/>
    <w:rsid w:val="0006695C"/>
    <w:rsid w:val="00067801"/>
    <w:rsid w:val="00067A7F"/>
    <w:rsid w:val="00071CC8"/>
    <w:rsid w:val="00074871"/>
    <w:rsid w:val="000769C7"/>
    <w:rsid w:val="00076B52"/>
    <w:rsid w:val="0008154F"/>
    <w:rsid w:val="000816FF"/>
    <w:rsid w:val="000825E7"/>
    <w:rsid w:val="0008447A"/>
    <w:rsid w:val="000844BC"/>
    <w:rsid w:val="0008580C"/>
    <w:rsid w:val="000908A3"/>
    <w:rsid w:val="00091BF0"/>
    <w:rsid w:val="00092E19"/>
    <w:rsid w:val="0009343C"/>
    <w:rsid w:val="0009437F"/>
    <w:rsid w:val="0009507F"/>
    <w:rsid w:val="00095548"/>
    <w:rsid w:val="000A3666"/>
    <w:rsid w:val="000A42CC"/>
    <w:rsid w:val="000A4B29"/>
    <w:rsid w:val="000A4E71"/>
    <w:rsid w:val="000A57A0"/>
    <w:rsid w:val="000A7560"/>
    <w:rsid w:val="000B2131"/>
    <w:rsid w:val="000B244F"/>
    <w:rsid w:val="000B327F"/>
    <w:rsid w:val="000C34A0"/>
    <w:rsid w:val="000D0F8D"/>
    <w:rsid w:val="000D2798"/>
    <w:rsid w:val="000D5176"/>
    <w:rsid w:val="000D5568"/>
    <w:rsid w:val="000D56A9"/>
    <w:rsid w:val="000D59B2"/>
    <w:rsid w:val="000D6232"/>
    <w:rsid w:val="000E1745"/>
    <w:rsid w:val="000E1B90"/>
    <w:rsid w:val="000E3CFB"/>
    <w:rsid w:val="000E6D26"/>
    <w:rsid w:val="000E7FBE"/>
    <w:rsid w:val="000F29AE"/>
    <w:rsid w:val="000F4600"/>
    <w:rsid w:val="00101510"/>
    <w:rsid w:val="001017FE"/>
    <w:rsid w:val="00107F39"/>
    <w:rsid w:val="00110B4C"/>
    <w:rsid w:val="00111AF8"/>
    <w:rsid w:val="00111EE0"/>
    <w:rsid w:val="0012073B"/>
    <w:rsid w:val="00121032"/>
    <w:rsid w:val="00125BB5"/>
    <w:rsid w:val="00126F83"/>
    <w:rsid w:val="00127657"/>
    <w:rsid w:val="001321B7"/>
    <w:rsid w:val="00132350"/>
    <w:rsid w:val="00132546"/>
    <w:rsid w:val="00143CC1"/>
    <w:rsid w:val="00145080"/>
    <w:rsid w:val="00147D65"/>
    <w:rsid w:val="0015056A"/>
    <w:rsid w:val="00154630"/>
    <w:rsid w:val="00155294"/>
    <w:rsid w:val="00155AE8"/>
    <w:rsid w:val="00156109"/>
    <w:rsid w:val="00166B04"/>
    <w:rsid w:val="00170B06"/>
    <w:rsid w:val="0017136F"/>
    <w:rsid w:val="001720F0"/>
    <w:rsid w:val="0017312C"/>
    <w:rsid w:val="001741EF"/>
    <w:rsid w:val="00176643"/>
    <w:rsid w:val="0017721F"/>
    <w:rsid w:val="001946F3"/>
    <w:rsid w:val="00194FFB"/>
    <w:rsid w:val="00196C59"/>
    <w:rsid w:val="001A0E0A"/>
    <w:rsid w:val="001A22FB"/>
    <w:rsid w:val="001A40FF"/>
    <w:rsid w:val="001A623F"/>
    <w:rsid w:val="001A6410"/>
    <w:rsid w:val="001A7912"/>
    <w:rsid w:val="001A7DD4"/>
    <w:rsid w:val="001B08AD"/>
    <w:rsid w:val="001B30CE"/>
    <w:rsid w:val="001B653D"/>
    <w:rsid w:val="001C054C"/>
    <w:rsid w:val="001C1B7F"/>
    <w:rsid w:val="001C6604"/>
    <w:rsid w:val="001C68DD"/>
    <w:rsid w:val="001D20EE"/>
    <w:rsid w:val="001D69C7"/>
    <w:rsid w:val="001D744D"/>
    <w:rsid w:val="001E025C"/>
    <w:rsid w:val="001E3477"/>
    <w:rsid w:val="001E5F1E"/>
    <w:rsid w:val="001E6D0E"/>
    <w:rsid w:val="001E7221"/>
    <w:rsid w:val="001F0929"/>
    <w:rsid w:val="001F2970"/>
    <w:rsid w:val="001F306A"/>
    <w:rsid w:val="001F3173"/>
    <w:rsid w:val="001F4A61"/>
    <w:rsid w:val="001F5404"/>
    <w:rsid w:val="001F63EB"/>
    <w:rsid w:val="001F6A36"/>
    <w:rsid w:val="002001A3"/>
    <w:rsid w:val="00201083"/>
    <w:rsid w:val="00203DF8"/>
    <w:rsid w:val="00205DAD"/>
    <w:rsid w:val="00206E17"/>
    <w:rsid w:val="00207E3B"/>
    <w:rsid w:val="002107D3"/>
    <w:rsid w:val="00211425"/>
    <w:rsid w:val="00212712"/>
    <w:rsid w:val="00212A30"/>
    <w:rsid w:val="0021513A"/>
    <w:rsid w:val="00217717"/>
    <w:rsid w:val="00220CF1"/>
    <w:rsid w:val="002241B7"/>
    <w:rsid w:val="00226F73"/>
    <w:rsid w:val="002334C9"/>
    <w:rsid w:val="0024183D"/>
    <w:rsid w:val="00241E19"/>
    <w:rsid w:val="00250566"/>
    <w:rsid w:val="002524BD"/>
    <w:rsid w:val="00253E86"/>
    <w:rsid w:val="00255347"/>
    <w:rsid w:val="00255AE8"/>
    <w:rsid w:val="00255BAE"/>
    <w:rsid w:val="00261E7E"/>
    <w:rsid w:val="00264E49"/>
    <w:rsid w:val="00265D11"/>
    <w:rsid w:val="00266479"/>
    <w:rsid w:val="00271DEE"/>
    <w:rsid w:val="00271E7B"/>
    <w:rsid w:val="0027423A"/>
    <w:rsid w:val="002750B2"/>
    <w:rsid w:val="00276093"/>
    <w:rsid w:val="00280FE8"/>
    <w:rsid w:val="00286B06"/>
    <w:rsid w:val="00296083"/>
    <w:rsid w:val="002A0E8F"/>
    <w:rsid w:val="002A113E"/>
    <w:rsid w:val="002A1B7A"/>
    <w:rsid w:val="002A4DA5"/>
    <w:rsid w:val="002A6238"/>
    <w:rsid w:val="002B7D09"/>
    <w:rsid w:val="002C074A"/>
    <w:rsid w:val="002C1424"/>
    <w:rsid w:val="002C22C7"/>
    <w:rsid w:val="002C6449"/>
    <w:rsid w:val="002C71CF"/>
    <w:rsid w:val="002D4022"/>
    <w:rsid w:val="002D4AF8"/>
    <w:rsid w:val="002D6B60"/>
    <w:rsid w:val="002D79BF"/>
    <w:rsid w:val="002E0F31"/>
    <w:rsid w:val="002E277F"/>
    <w:rsid w:val="002E3DF7"/>
    <w:rsid w:val="002E3FAF"/>
    <w:rsid w:val="002F30B3"/>
    <w:rsid w:val="00301BDE"/>
    <w:rsid w:val="00303C66"/>
    <w:rsid w:val="00304BAC"/>
    <w:rsid w:val="00306462"/>
    <w:rsid w:val="00306F92"/>
    <w:rsid w:val="00313F15"/>
    <w:rsid w:val="0031508E"/>
    <w:rsid w:val="00320D56"/>
    <w:rsid w:val="00322845"/>
    <w:rsid w:val="0032715F"/>
    <w:rsid w:val="00330540"/>
    <w:rsid w:val="003332AC"/>
    <w:rsid w:val="00335110"/>
    <w:rsid w:val="00335679"/>
    <w:rsid w:val="00352FAB"/>
    <w:rsid w:val="00353EFD"/>
    <w:rsid w:val="003579A4"/>
    <w:rsid w:val="00357E20"/>
    <w:rsid w:val="0036372D"/>
    <w:rsid w:val="00366B0B"/>
    <w:rsid w:val="00372F49"/>
    <w:rsid w:val="00373E4A"/>
    <w:rsid w:val="00374788"/>
    <w:rsid w:val="00374867"/>
    <w:rsid w:val="00376FC5"/>
    <w:rsid w:val="003778B0"/>
    <w:rsid w:val="00380906"/>
    <w:rsid w:val="00383952"/>
    <w:rsid w:val="003851AA"/>
    <w:rsid w:val="00393D55"/>
    <w:rsid w:val="003941B6"/>
    <w:rsid w:val="003A057B"/>
    <w:rsid w:val="003A6D7F"/>
    <w:rsid w:val="003B2496"/>
    <w:rsid w:val="003B2C9E"/>
    <w:rsid w:val="003B3423"/>
    <w:rsid w:val="003B683F"/>
    <w:rsid w:val="003C1C42"/>
    <w:rsid w:val="003C2CD4"/>
    <w:rsid w:val="003C3031"/>
    <w:rsid w:val="003C484F"/>
    <w:rsid w:val="003C56C5"/>
    <w:rsid w:val="003C5B1D"/>
    <w:rsid w:val="003C7892"/>
    <w:rsid w:val="003D05B3"/>
    <w:rsid w:val="003D12C4"/>
    <w:rsid w:val="003D2594"/>
    <w:rsid w:val="003D4302"/>
    <w:rsid w:val="003D46EC"/>
    <w:rsid w:val="003D6DD7"/>
    <w:rsid w:val="003E3B0B"/>
    <w:rsid w:val="003F359F"/>
    <w:rsid w:val="003F64E2"/>
    <w:rsid w:val="003F72F6"/>
    <w:rsid w:val="00400203"/>
    <w:rsid w:val="0040108B"/>
    <w:rsid w:val="00403A69"/>
    <w:rsid w:val="00404870"/>
    <w:rsid w:val="004053F9"/>
    <w:rsid w:val="0040542F"/>
    <w:rsid w:val="00407A60"/>
    <w:rsid w:val="0041027E"/>
    <w:rsid w:val="00411F65"/>
    <w:rsid w:val="004121A4"/>
    <w:rsid w:val="00412E50"/>
    <w:rsid w:val="0041582C"/>
    <w:rsid w:val="00420BA6"/>
    <w:rsid w:val="00420EDF"/>
    <w:rsid w:val="004238E0"/>
    <w:rsid w:val="00424E57"/>
    <w:rsid w:val="00425454"/>
    <w:rsid w:val="004259A4"/>
    <w:rsid w:val="0042634C"/>
    <w:rsid w:val="0042693A"/>
    <w:rsid w:val="00427AF5"/>
    <w:rsid w:val="00430FB0"/>
    <w:rsid w:val="004312B4"/>
    <w:rsid w:val="00431837"/>
    <w:rsid w:val="00431A09"/>
    <w:rsid w:val="00435334"/>
    <w:rsid w:val="004413CB"/>
    <w:rsid w:val="0044165D"/>
    <w:rsid w:val="00446086"/>
    <w:rsid w:val="00450B56"/>
    <w:rsid w:val="004519D6"/>
    <w:rsid w:val="004624E6"/>
    <w:rsid w:val="00462708"/>
    <w:rsid w:val="0046496D"/>
    <w:rsid w:val="00466DB5"/>
    <w:rsid w:val="004671DF"/>
    <w:rsid w:val="004677AC"/>
    <w:rsid w:val="004710A1"/>
    <w:rsid w:val="004725B1"/>
    <w:rsid w:val="00473F37"/>
    <w:rsid w:val="0047669A"/>
    <w:rsid w:val="00476D57"/>
    <w:rsid w:val="00486D22"/>
    <w:rsid w:val="00491ACD"/>
    <w:rsid w:val="00496876"/>
    <w:rsid w:val="004A1081"/>
    <w:rsid w:val="004A779E"/>
    <w:rsid w:val="004B0CB2"/>
    <w:rsid w:val="004B17AB"/>
    <w:rsid w:val="004B301A"/>
    <w:rsid w:val="004B5B9D"/>
    <w:rsid w:val="004C4FE6"/>
    <w:rsid w:val="004C579E"/>
    <w:rsid w:val="004C6B9C"/>
    <w:rsid w:val="004D09D2"/>
    <w:rsid w:val="004D0F1B"/>
    <w:rsid w:val="004D1032"/>
    <w:rsid w:val="004D3EE2"/>
    <w:rsid w:val="004D44C4"/>
    <w:rsid w:val="004D49DC"/>
    <w:rsid w:val="004E0412"/>
    <w:rsid w:val="004E067E"/>
    <w:rsid w:val="004E14DA"/>
    <w:rsid w:val="004E4810"/>
    <w:rsid w:val="004E4BED"/>
    <w:rsid w:val="004E52E3"/>
    <w:rsid w:val="004E77A4"/>
    <w:rsid w:val="004F0776"/>
    <w:rsid w:val="00501E0D"/>
    <w:rsid w:val="0050253A"/>
    <w:rsid w:val="00503E78"/>
    <w:rsid w:val="00505DFF"/>
    <w:rsid w:val="0051010A"/>
    <w:rsid w:val="00511FE5"/>
    <w:rsid w:val="00516A5D"/>
    <w:rsid w:val="00516EDC"/>
    <w:rsid w:val="00516F0E"/>
    <w:rsid w:val="00520338"/>
    <w:rsid w:val="005214F7"/>
    <w:rsid w:val="005214FB"/>
    <w:rsid w:val="0052339C"/>
    <w:rsid w:val="00525C5E"/>
    <w:rsid w:val="00526AA3"/>
    <w:rsid w:val="005304A5"/>
    <w:rsid w:val="00530C63"/>
    <w:rsid w:val="00531DFF"/>
    <w:rsid w:val="00533596"/>
    <w:rsid w:val="00534FF6"/>
    <w:rsid w:val="005404D8"/>
    <w:rsid w:val="00540577"/>
    <w:rsid w:val="005413D0"/>
    <w:rsid w:val="00541751"/>
    <w:rsid w:val="00544B59"/>
    <w:rsid w:val="005552B0"/>
    <w:rsid w:val="00557C98"/>
    <w:rsid w:val="0056156F"/>
    <w:rsid w:val="00561B39"/>
    <w:rsid w:val="005653CE"/>
    <w:rsid w:val="00565688"/>
    <w:rsid w:val="005700E7"/>
    <w:rsid w:val="005710F5"/>
    <w:rsid w:val="005721E5"/>
    <w:rsid w:val="00573F96"/>
    <w:rsid w:val="0057780D"/>
    <w:rsid w:val="00581067"/>
    <w:rsid w:val="00581572"/>
    <w:rsid w:val="0058162B"/>
    <w:rsid w:val="005857D6"/>
    <w:rsid w:val="005860D1"/>
    <w:rsid w:val="00592B0E"/>
    <w:rsid w:val="005967EA"/>
    <w:rsid w:val="00596BFC"/>
    <w:rsid w:val="005A7E8E"/>
    <w:rsid w:val="005B0C7D"/>
    <w:rsid w:val="005B5E9B"/>
    <w:rsid w:val="005B7E85"/>
    <w:rsid w:val="005C2146"/>
    <w:rsid w:val="005C2AE0"/>
    <w:rsid w:val="005C4541"/>
    <w:rsid w:val="005C4A1C"/>
    <w:rsid w:val="005C4B75"/>
    <w:rsid w:val="005C5379"/>
    <w:rsid w:val="005C6A2E"/>
    <w:rsid w:val="005C7656"/>
    <w:rsid w:val="005D0DB7"/>
    <w:rsid w:val="005D1BB0"/>
    <w:rsid w:val="005D5D79"/>
    <w:rsid w:val="005D6E28"/>
    <w:rsid w:val="005E01C3"/>
    <w:rsid w:val="005E2314"/>
    <w:rsid w:val="005E3823"/>
    <w:rsid w:val="005E69C5"/>
    <w:rsid w:val="005E6AD5"/>
    <w:rsid w:val="005F0471"/>
    <w:rsid w:val="00603B45"/>
    <w:rsid w:val="00605CDB"/>
    <w:rsid w:val="0060781D"/>
    <w:rsid w:val="00607B73"/>
    <w:rsid w:val="00614263"/>
    <w:rsid w:val="00623A38"/>
    <w:rsid w:val="00627248"/>
    <w:rsid w:val="00633430"/>
    <w:rsid w:val="00634FAE"/>
    <w:rsid w:val="006353EB"/>
    <w:rsid w:val="00635954"/>
    <w:rsid w:val="00636D93"/>
    <w:rsid w:val="00642AE7"/>
    <w:rsid w:val="00643F3E"/>
    <w:rsid w:val="0064635A"/>
    <w:rsid w:val="00660EE2"/>
    <w:rsid w:val="006640BB"/>
    <w:rsid w:val="00665CCF"/>
    <w:rsid w:val="00666057"/>
    <w:rsid w:val="0066628C"/>
    <w:rsid w:val="006664C4"/>
    <w:rsid w:val="00670111"/>
    <w:rsid w:val="006715AB"/>
    <w:rsid w:val="00671820"/>
    <w:rsid w:val="00671A35"/>
    <w:rsid w:val="006772B5"/>
    <w:rsid w:val="00677313"/>
    <w:rsid w:val="0068455D"/>
    <w:rsid w:val="006847A6"/>
    <w:rsid w:val="0068580B"/>
    <w:rsid w:val="006937E4"/>
    <w:rsid w:val="00694CEC"/>
    <w:rsid w:val="00696080"/>
    <w:rsid w:val="0069770F"/>
    <w:rsid w:val="00697E2A"/>
    <w:rsid w:val="006A01E6"/>
    <w:rsid w:val="006A3314"/>
    <w:rsid w:val="006A5649"/>
    <w:rsid w:val="006A64FC"/>
    <w:rsid w:val="006B5BAD"/>
    <w:rsid w:val="006B5D93"/>
    <w:rsid w:val="006C0DB8"/>
    <w:rsid w:val="006C19C6"/>
    <w:rsid w:val="006C3A25"/>
    <w:rsid w:val="006C531A"/>
    <w:rsid w:val="006D1EF1"/>
    <w:rsid w:val="006E108E"/>
    <w:rsid w:val="006E37E7"/>
    <w:rsid w:val="006E4119"/>
    <w:rsid w:val="006E5D24"/>
    <w:rsid w:val="006E61E6"/>
    <w:rsid w:val="006E6773"/>
    <w:rsid w:val="006E79D4"/>
    <w:rsid w:val="006F003E"/>
    <w:rsid w:val="006F107B"/>
    <w:rsid w:val="006F1C9D"/>
    <w:rsid w:val="006F2252"/>
    <w:rsid w:val="006F31B4"/>
    <w:rsid w:val="006F38AA"/>
    <w:rsid w:val="006F4156"/>
    <w:rsid w:val="006F7848"/>
    <w:rsid w:val="00701B10"/>
    <w:rsid w:val="007046E3"/>
    <w:rsid w:val="0070515E"/>
    <w:rsid w:val="0070599E"/>
    <w:rsid w:val="007076A9"/>
    <w:rsid w:val="007117E9"/>
    <w:rsid w:val="00714D57"/>
    <w:rsid w:val="00717A03"/>
    <w:rsid w:val="00730C80"/>
    <w:rsid w:val="007315D4"/>
    <w:rsid w:val="00733901"/>
    <w:rsid w:val="007373FA"/>
    <w:rsid w:val="00742E5F"/>
    <w:rsid w:val="00750289"/>
    <w:rsid w:val="00751B20"/>
    <w:rsid w:val="007521D6"/>
    <w:rsid w:val="00762B41"/>
    <w:rsid w:val="00762F46"/>
    <w:rsid w:val="00764769"/>
    <w:rsid w:val="00765810"/>
    <w:rsid w:val="00766598"/>
    <w:rsid w:val="00773700"/>
    <w:rsid w:val="007759C6"/>
    <w:rsid w:val="007837FD"/>
    <w:rsid w:val="00784681"/>
    <w:rsid w:val="00785B61"/>
    <w:rsid w:val="00785B7D"/>
    <w:rsid w:val="00787C36"/>
    <w:rsid w:val="007902F2"/>
    <w:rsid w:val="00791A9E"/>
    <w:rsid w:val="00792CAD"/>
    <w:rsid w:val="00793DF2"/>
    <w:rsid w:val="007A119E"/>
    <w:rsid w:val="007A514A"/>
    <w:rsid w:val="007A716D"/>
    <w:rsid w:val="007B1AB3"/>
    <w:rsid w:val="007B209D"/>
    <w:rsid w:val="007B263F"/>
    <w:rsid w:val="007B3960"/>
    <w:rsid w:val="007B51A3"/>
    <w:rsid w:val="007C11B4"/>
    <w:rsid w:val="007C1E97"/>
    <w:rsid w:val="007C5BA5"/>
    <w:rsid w:val="007C5FC4"/>
    <w:rsid w:val="007C6307"/>
    <w:rsid w:val="007C6587"/>
    <w:rsid w:val="007C78A3"/>
    <w:rsid w:val="007D02FE"/>
    <w:rsid w:val="007D5D97"/>
    <w:rsid w:val="007D7F9C"/>
    <w:rsid w:val="007E053C"/>
    <w:rsid w:val="007E72CD"/>
    <w:rsid w:val="007F10CD"/>
    <w:rsid w:val="007F24BB"/>
    <w:rsid w:val="007F475C"/>
    <w:rsid w:val="007F49F7"/>
    <w:rsid w:val="007F6008"/>
    <w:rsid w:val="007F65CE"/>
    <w:rsid w:val="00802D7F"/>
    <w:rsid w:val="00805E4E"/>
    <w:rsid w:val="00807A33"/>
    <w:rsid w:val="00807DF3"/>
    <w:rsid w:val="008128F5"/>
    <w:rsid w:val="0081440C"/>
    <w:rsid w:val="00814D48"/>
    <w:rsid w:val="0081665E"/>
    <w:rsid w:val="008209D8"/>
    <w:rsid w:val="00822C18"/>
    <w:rsid w:val="00823113"/>
    <w:rsid w:val="0083007A"/>
    <w:rsid w:val="00831552"/>
    <w:rsid w:val="00833043"/>
    <w:rsid w:val="00833BD8"/>
    <w:rsid w:val="00834312"/>
    <w:rsid w:val="00834B02"/>
    <w:rsid w:val="00836A52"/>
    <w:rsid w:val="008374C9"/>
    <w:rsid w:val="00837EC0"/>
    <w:rsid w:val="00845210"/>
    <w:rsid w:val="008469A9"/>
    <w:rsid w:val="0085624D"/>
    <w:rsid w:val="008575C0"/>
    <w:rsid w:val="00861BA6"/>
    <w:rsid w:val="008634EA"/>
    <w:rsid w:val="008729EF"/>
    <w:rsid w:val="008738CB"/>
    <w:rsid w:val="00873F48"/>
    <w:rsid w:val="008750A2"/>
    <w:rsid w:val="00875FCB"/>
    <w:rsid w:val="00887B89"/>
    <w:rsid w:val="008947BD"/>
    <w:rsid w:val="00896047"/>
    <w:rsid w:val="008A10E3"/>
    <w:rsid w:val="008A536A"/>
    <w:rsid w:val="008B0005"/>
    <w:rsid w:val="008B6D85"/>
    <w:rsid w:val="008C428F"/>
    <w:rsid w:val="008D05DD"/>
    <w:rsid w:val="008D1FF9"/>
    <w:rsid w:val="008D361B"/>
    <w:rsid w:val="008D4648"/>
    <w:rsid w:val="008D4AF0"/>
    <w:rsid w:val="008D4D76"/>
    <w:rsid w:val="008D61D2"/>
    <w:rsid w:val="008E13F2"/>
    <w:rsid w:val="008E5430"/>
    <w:rsid w:val="008F151D"/>
    <w:rsid w:val="008F2608"/>
    <w:rsid w:val="008F4A0F"/>
    <w:rsid w:val="008F5B08"/>
    <w:rsid w:val="008F6690"/>
    <w:rsid w:val="009079B1"/>
    <w:rsid w:val="00907A18"/>
    <w:rsid w:val="00907BB7"/>
    <w:rsid w:val="00910587"/>
    <w:rsid w:val="00912213"/>
    <w:rsid w:val="009128A8"/>
    <w:rsid w:val="00913828"/>
    <w:rsid w:val="00914EAB"/>
    <w:rsid w:val="00917D39"/>
    <w:rsid w:val="009217A5"/>
    <w:rsid w:val="0092271D"/>
    <w:rsid w:val="00923AAC"/>
    <w:rsid w:val="00924C95"/>
    <w:rsid w:val="009253AF"/>
    <w:rsid w:val="00925B27"/>
    <w:rsid w:val="00925B69"/>
    <w:rsid w:val="00927286"/>
    <w:rsid w:val="009313EC"/>
    <w:rsid w:val="009347F4"/>
    <w:rsid w:val="009414C5"/>
    <w:rsid w:val="009428C4"/>
    <w:rsid w:val="00943927"/>
    <w:rsid w:val="009452D2"/>
    <w:rsid w:val="009526E2"/>
    <w:rsid w:val="00954200"/>
    <w:rsid w:val="00954315"/>
    <w:rsid w:val="00955B4D"/>
    <w:rsid w:val="00957DDE"/>
    <w:rsid w:val="00961FA1"/>
    <w:rsid w:val="00970F12"/>
    <w:rsid w:val="009765EE"/>
    <w:rsid w:val="00981C9D"/>
    <w:rsid w:val="009826A2"/>
    <w:rsid w:val="0098334B"/>
    <w:rsid w:val="009945BC"/>
    <w:rsid w:val="00995C45"/>
    <w:rsid w:val="009A0ACC"/>
    <w:rsid w:val="009A140F"/>
    <w:rsid w:val="009A3198"/>
    <w:rsid w:val="009A575B"/>
    <w:rsid w:val="009A62ED"/>
    <w:rsid w:val="009A66D6"/>
    <w:rsid w:val="009B0982"/>
    <w:rsid w:val="009B0A82"/>
    <w:rsid w:val="009B2D7C"/>
    <w:rsid w:val="009B4C86"/>
    <w:rsid w:val="009B4FAD"/>
    <w:rsid w:val="009B58EC"/>
    <w:rsid w:val="009B5F1F"/>
    <w:rsid w:val="009C2103"/>
    <w:rsid w:val="009C24A3"/>
    <w:rsid w:val="009C534E"/>
    <w:rsid w:val="009C55A2"/>
    <w:rsid w:val="009C5CE9"/>
    <w:rsid w:val="009C6B5B"/>
    <w:rsid w:val="009C725E"/>
    <w:rsid w:val="009D0FDB"/>
    <w:rsid w:val="009D1700"/>
    <w:rsid w:val="009D2A1B"/>
    <w:rsid w:val="009D5352"/>
    <w:rsid w:val="009D7F7F"/>
    <w:rsid w:val="009E2ABB"/>
    <w:rsid w:val="009E3B77"/>
    <w:rsid w:val="009E63B3"/>
    <w:rsid w:val="009F16FF"/>
    <w:rsid w:val="009F34AE"/>
    <w:rsid w:val="009F42CA"/>
    <w:rsid w:val="009F5FB2"/>
    <w:rsid w:val="00A0384C"/>
    <w:rsid w:val="00A0712E"/>
    <w:rsid w:val="00A07983"/>
    <w:rsid w:val="00A10FCF"/>
    <w:rsid w:val="00A1160D"/>
    <w:rsid w:val="00A14F39"/>
    <w:rsid w:val="00A15110"/>
    <w:rsid w:val="00A15358"/>
    <w:rsid w:val="00A20F67"/>
    <w:rsid w:val="00A223B7"/>
    <w:rsid w:val="00A22C6B"/>
    <w:rsid w:val="00A249F2"/>
    <w:rsid w:val="00A27F44"/>
    <w:rsid w:val="00A330AC"/>
    <w:rsid w:val="00A34732"/>
    <w:rsid w:val="00A35A62"/>
    <w:rsid w:val="00A36E78"/>
    <w:rsid w:val="00A379F4"/>
    <w:rsid w:val="00A37C2B"/>
    <w:rsid w:val="00A41188"/>
    <w:rsid w:val="00A4505B"/>
    <w:rsid w:val="00A458AF"/>
    <w:rsid w:val="00A45C6E"/>
    <w:rsid w:val="00A472DD"/>
    <w:rsid w:val="00A51F28"/>
    <w:rsid w:val="00A54D10"/>
    <w:rsid w:val="00A555D9"/>
    <w:rsid w:val="00A55DC1"/>
    <w:rsid w:val="00A562D5"/>
    <w:rsid w:val="00A57B5B"/>
    <w:rsid w:val="00A60E42"/>
    <w:rsid w:val="00A611F0"/>
    <w:rsid w:val="00A659D5"/>
    <w:rsid w:val="00A72A33"/>
    <w:rsid w:val="00A74180"/>
    <w:rsid w:val="00A8384B"/>
    <w:rsid w:val="00A92036"/>
    <w:rsid w:val="00AA0104"/>
    <w:rsid w:val="00AA0733"/>
    <w:rsid w:val="00AA1496"/>
    <w:rsid w:val="00AA3580"/>
    <w:rsid w:val="00AA43B2"/>
    <w:rsid w:val="00AA568B"/>
    <w:rsid w:val="00AA60D5"/>
    <w:rsid w:val="00AA6AC1"/>
    <w:rsid w:val="00AB0CB6"/>
    <w:rsid w:val="00AB4768"/>
    <w:rsid w:val="00AB5147"/>
    <w:rsid w:val="00AB5F21"/>
    <w:rsid w:val="00AC05B6"/>
    <w:rsid w:val="00AC63D8"/>
    <w:rsid w:val="00AC698C"/>
    <w:rsid w:val="00AC6BC2"/>
    <w:rsid w:val="00AD3A53"/>
    <w:rsid w:val="00AE01AA"/>
    <w:rsid w:val="00AE0AA2"/>
    <w:rsid w:val="00AE1921"/>
    <w:rsid w:val="00AE4D8E"/>
    <w:rsid w:val="00AE5B64"/>
    <w:rsid w:val="00AE69AC"/>
    <w:rsid w:val="00AF4235"/>
    <w:rsid w:val="00B05BFC"/>
    <w:rsid w:val="00B06EE7"/>
    <w:rsid w:val="00B1416C"/>
    <w:rsid w:val="00B16A17"/>
    <w:rsid w:val="00B1730C"/>
    <w:rsid w:val="00B224F2"/>
    <w:rsid w:val="00B23DF9"/>
    <w:rsid w:val="00B24F2F"/>
    <w:rsid w:val="00B31067"/>
    <w:rsid w:val="00B31162"/>
    <w:rsid w:val="00B32F73"/>
    <w:rsid w:val="00B334FC"/>
    <w:rsid w:val="00B34322"/>
    <w:rsid w:val="00B366A5"/>
    <w:rsid w:val="00B425D0"/>
    <w:rsid w:val="00B434A0"/>
    <w:rsid w:val="00B44A47"/>
    <w:rsid w:val="00B52225"/>
    <w:rsid w:val="00B53396"/>
    <w:rsid w:val="00B5443D"/>
    <w:rsid w:val="00B56109"/>
    <w:rsid w:val="00B567E7"/>
    <w:rsid w:val="00B56CB5"/>
    <w:rsid w:val="00B576E7"/>
    <w:rsid w:val="00B61409"/>
    <w:rsid w:val="00B64ECB"/>
    <w:rsid w:val="00B7295F"/>
    <w:rsid w:val="00B7341E"/>
    <w:rsid w:val="00B7441E"/>
    <w:rsid w:val="00B77E2C"/>
    <w:rsid w:val="00B81598"/>
    <w:rsid w:val="00B8187D"/>
    <w:rsid w:val="00B821F9"/>
    <w:rsid w:val="00B823BA"/>
    <w:rsid w:val="00B919AF"/>
    <w:rsid w:val="00B94F01"/>
    <w:rsid w:val="00B960F0"/>
    <w:rsid w:val="00B96FB7"/>
    <w:rsid w:val="00B971A5"/>
    <w:rsid w:val="00BA14DF"/>
    <w:rsid w:val="00BA319A"/>
    <w:rsid w:val="00BA75F0"/>
    <w:rsid w:val="00BB1D43"/>
    <w:rsid w:val="00BB324A"/>
    <w:rsid w:val="00BB4257"/>
    <w:rsid w:val="00BB76FE"/>
    <w:rsid w:val="00BC37EF"/>
    <w:rsid w:val="00BC7F47"/>
    <w:rsid w:val="00BD63C9"/>
    <w:rsid w:val="00BD7BD2"/>
    <w:rsid w:val="00BE10B2"/>
    <w:rsid w:val="00BE153B"/>
    <w:rsid w:val="00BE2C6A"/>
    <w:rsid w:val="00BE55AD"/>
    <w:rsid w:val="00BE6D7A"/>
    <w:rsid w:val="00BF2664"/>
    <w:rsid w:val="00BF4B4B"/>
    <w:rsid w:val="00C0497D"/>
    <w:rsid w:val="00C05C76"/>
    <w:rsid w:val="00C0701F"/>
    <w:rsid w:val="00C07A45"/>
    <w:rsid w:val="00C07FD8"/>
    <w:rsid w:val="00C1223C"/>
    <w:rsid w:val="00C14989"/>
    <w:rsid w:val="00C15D26"/>
    <w:rsid w:val="00C307AC"/>
    <w:rsid w:val="00C30ECA"/>
    <w:rsid w:val="00C32606"/>
    <w:rsid w:val="00C34FC0"/>
    <w:rsid w:val="00C4001C"/>
    <w:rsid w:val="00C44303"/>
    <w:rsid w:val="00C45039"/>
    <w:rsid w:val="00C45565"/>
    <w:rsid w:val="00C46282"/>
    <w:rsid w:val="00C469D9"/>
    <w:rsid w:val="00C47DAD"/>
    <w:rsid w:val="00C51319"/>
    <w:rsid w:val="00C51A51"/>
    <w:rsid w:val="00C52DC4"/>
    <w:rsid w:val="00C546F7"/>
    <w:rsid w:val="00C650FC"/>
    <w:rsid w:val="00C6596E"/>
    <w:rsid w:val="00C71D0D"/>
    <w:rsid w:val="00C72371"/>
    <w:rsid w:val="00C72ED4"/>
    <w:rsid w:val="00C75A56"/>
    <w:rsid w:val="00C7609C"/>
    <w:rsid w:val="00C76941"/>
    <w:rsid w:val="00C76A64"/>
    <w:rsid w:val="00C77261"/>
    <w:rsid w:val="00C81B0E"/>
    <w:rsid w:val="00C84164"/>
    <w:rsid w:val="00C937B5"/>
    <w:rsid w:val="00C938CF"/>
    <w:rsid w:val="00C94260"/>
    <w:rsid w:val="00C95C38"/>
    <w:rsid w:val="00C96533"/>
    <w:rsid w:val="00CA1C9B"/>
    <w:rsid w:val="00CA25D7"/>
    <w:rsid w:val="00CA3010"/>
    <w:rsid w:val="00CA4D54"/>
    <w:rsid w:val="00CA4F86"/>
    <w:rsid w:val="00CB137D"/>
    <w:rsid w:val="00CB1393"/>
    <w:rsid w:val="00CB1FB8"/>
    <w:rsid w:val="00CB4472"/>
    <w:rsid w:val="00CC284F"/>
    <w:rsid w:val="00CC4DCD"/>
    <w:rsid w:val="00CC7829"/>
    <w:rsid w:val="00CD1E76"/>
    <w:rsid w:val="00CD4938"/>
    <w:rsid w:val="00CE136B"/>
    <w:rsid w:val="00CE1934"/>
    <w:rsid w:val="00CE2C39"/>
    <w:rsid w:val="00CE3D85"/>
    <w:rsid w:val="00CE5F80"/>
    <w:rsid w:val="00CE723A"/>
    <w:rsid w:val="00CF351F"/>
    <w:rsid w:val="00CF47C8"/>
    <w:rsid w:val="00CF6B80"/>
    <w:rsid w:val="00D0089D"/>
    <w:rsid w:val="00D0119B"/>
    <w:rsid w:val="00D019EB"/>
    <w:rsid w:val="00D01B8D"/>
    <w:rsid w:val="00D01F85"/>
    <w:rsid w:val="00D05684"/>
    <w:rsid w:val="00D05D46"/>
    <w:rsid w:val="00D07631"/>
    <w:rsid w:val="00D13091"/>
    <w:rsid w:val="00D15282"/>
    <w:rsid w:val="00D176DF"/>
    <w:rsid w:val="00D17B0F"/>
    <w:rsid w:val="00D17CAB"/>
    <w:rsid w:val="00D203D7"/>
    <w:rsid w:val="00D22DE6"/>
    <w:rsid w:val="00D26869"/>
    <w:rsid w:val="00D30862"/>
    <w:rsid w:val="00D308B7"/>
    <w:rsid w:val="00D30AA8"/>
    <w:rsid w:val="00D33050"/>
    <w:rsid w:val="00D354AA"/>
    <w:rsid w:val="00D41FAD"/>
    <w:rsid w:val="00D50891"/>
    <w:rsid w:val="00D50E12"/>
    <w:rsid w:val="00D52D42"/>
    <w:rsid w:val="00D533A9"/>
    <w:rsid w:val="00D56975"/>
    <w:rsid w:val="00D57011"/>
    <w:rsid w:val="00D627D9"/>
    <w:rsid w:val="00D65513"/>
    <w:rsid w:val="00D66D38"/>
    <w:rsid w:val="00D66F73"/>
    <w:rsid w:val="00D70585"/>
    <w:rsid w:val="00D7101B"/>
    <w:rsid w:val="00D74D4E"/>
    <w:rsid w:val="00D75D43"/>
    <w:rsid w:val="00D84ACB"/>
    <w:rsid w:val="00D84BEA"/>
    <w:rsid w:val="00D854B3"/>
    <w:rsid w:val="00D856FE"/>
    <w:rsid w:val="00D865EA"/>
    <w:rsid w:val="00D86BBD"/>
    <w:rsid w:val="00D90148"/>
    <w:rsid w:val="00D91BBB"/>
    <w:rsid w:val="00D91CD1"/>
    <w:rsid w:val="00D93958"/>
    <w:rsid w:val="00D95634"/>
    <w:rsid w:val="00DA1DFF"/>
    <w:rsid w:val="00DA316B"/>
    <w:rsid w:val="00DB4B4B"/>
    <w:rsid w:val="00DC15E5"/>
    <w:rsid w:val="00DC259B"/>
    <w:rsid w:val="00DC5534"/>
    <w:rsid w:val="00DD1A8F"/>
    <w:rsid w:val="00DD23D1"/>
    <w:rsid w:val="00DD3680"/>
    <w:rsid w:val="00DD55DA"/>
    <w:rsid w:val="00DD6496"/>
    <w:rsid w:val="00DE0B8F"/>
    <w:rsid w:val="00DE112C"/>
    <w:rsid w:val="00DE141E"/>
    <w:rsid w:val="00DE57A4"/>
    <w:rsid w:val="00DE5A38"/>
    <w:rsid w:val="00DE69CC"/>
    <w:rsid w:val="00DE7550"/>
    <w:rsid w:val="00DE7EDB"/>
    <w:rsid w:val="00DF023C"/>
    <w:rsid w:val="00DF0807"/>
    <w:rsid w:val="00DF3BA6"/>
    <w:rsid w:val="00DF6304"/>
    <w:rsid w:val="00E0406A"/>
    <w:rsid w:val="00E04C31"/>
    <w:rsid w:val="00E07197"/>
    <w:rsid w:val="00E073BC"/>
    <w:rsid w:val="00E11061"/>
    <w:rsid w:val="00E12A18"/>
    <w:rsid w:val="00E22931"/>
    <w:rsid w:val="00E235E9"/>
    <w:rsid w:val="00E23AA6"/>
    <w:rsid w:val="00E25161"/>
    <w:rsid w:val="00E31240"/>
    <w:rsid w:val="00E31930"/>
    <w:rsid w:val="00E32D16"/>
    <w:rsid w:val="00E34ED9"/>
    <w:rsid w:val="00E367A7"/>
    <w:rsid w:val="00E37429"/>
    <w:rsid w:val="00E463B7"/>
    <w:rsid w:val="00E4659C"/>
    <w:rsid w:val="00E51A9F"/>
    <w:rsid w:val="00E54C89"/>
    <w:rsid w:val="00E562A5"/>
    <w:rsid w:val="00E65764"/>
    <w:rsid w:val="00E67B06"/>
    <w:rsid w:val="00E67BE8"/>
    <w:rsid w:val="00E67D2E"/>
    <w:rsid w:val="00E70F08"/>
    <w:rsid w:val="00E71C95"/>
    <w:rsid w:val="00E728E0"/>
    <w:rsid w:val="00E7422C"/>
    <w:rsid w:val="00E74EA9"/>
    <w:rsid w:val="00E773EF"/>
    <w:rsid w:val="00E819BB"/>
    <w:rsid w:val="00E81CBC"/>
    <w:rsid w:val="00E85F50"/>
    <w:rsid w:val="00E860C2"/>
    <w:rsid w:val="00E8710A"/>
    <w:rsid w:val="00E914EF"/>
    <w:rsid w:val="00E923BA"/>
    <w:rsid w:val="00E924AC"/>
    <w:rsid w:val="00E9257F"/>
    <w:rsid w:val="00E971F5"/>
    <w:rsid w:val="00EA1C3E"/>
    <w:rsid w:val="00EA4D6F"/>
    <w:rsid w:val="00EA5C61"/>
    <w:rsid w:val="00EA5C67"/>
    <w:rsid w:val="00EA6BAF"/>
    <w:rsid w:val="00EA6EEB"/>
    <w:rsid w:val="00EA7A2F"/>
    <w:rsid w:val="00EB1187"/>
    <w:rsid w:val="00EB45F1"/>
    <w:rsid w:val="00EB6914"/>
    <w:rsid w:val="00EB78AF"/>
    <w:rsid w:val="00EC0C58"/>
    <w:rsid w:val="00EC1A2D"/>
    <w:rsid w:val="00EC294B"/>
    <w:rsid w:val="00EC2AC2"/>
    <w:rsid w:val="00EC36C8"/>
    <w:rsid w:val="00EC390F"/>
    <w:rsid w:val="00EC392E"/>
    <w:rsid w:val="00EC4CFF"/>
    <w:rsid w:val="00ED0B70"/>
    <w:rsid w:val="00ED2CC0"/>
    <w:rsid w:val="00ED5138"/>
    <w:rsid w:val="00EE425A"/>
    <w:rsid w:val="00EE66DD"/>
    <w:rsid w:val="00EF0055"/>
    <w:rsid w:val="00EF14EB"/>
    <w:rsid w:val="00EF39AF"/>
    <w:rsid w:val="00F01221"/>
    <w:rsid w:val="00F031A3"/>
    <w:rsid w:val="00F1138D"/>
    <w:rsid w:val="00F11508"/>
    <w:rsid w:val="00F15329"/>
    <w:rsid w:val="00F207F7"/>
    <w:rsid w:val="00F23BA5"/>
    <w:rsid w:val="00F267D4"/>
    <w:rsid w:val="00F3195D"/>
    <w:rsid w:val="00F31B7C"/>
    <w:rsid w:val="00F32186"/>
    <w:rsid w:val="00F334CF"/>
    <w:rsid w:val="00F33EF1"/>
    <w:rsid w:val="00F35188"/>
    <w:rsid w:val="00F43236"/>
    <w:rsid w:val="00F50A62"/>
    <w:rsid w:val="00F51EE3"/>
    <w:rsid w:val="00F52420"/>
    <w:rsid w:val="00F52B48"/>
    <w:rsid w:val="00F542A0"/>
    <w:rsid w:val="00F54AD4"/>
    <w:rsid w:val="00F559B2"/>
    <w:rsid w:val="00F63D2C"/>
    <w:rsid w:val="00F70737"/>
    <w:rsid w:val="00F707A7"/>
    <w:rsid w:val="00F7190B"/>
    <w:rsid w:val="00F747CE"/>
    <w:rsid w:val="00F74B67"/>
    <w:rsid w:val="00F75C8E"/>
    <w:rsid w:val="00F75FCC"/>
    <w:rsid w:val="00F76353"/>
    <w:rsid w:val="00F832AB"/>
    <w:rsid w:val="00F903BC"/>
    <w:rsid w:val="00F923DC"/>
    <w:rsid w:val="00F9335F"/>
    <w:rsid w:val="00F965EC"/>
    <w:rsid w:val="00FA0452"/>
    <w:rsid w:val="00FA2B01"/>
    <w:rsid w:val="00FA3326"/>
    <w:rsid w:val="00FA339D"/>
    <w:rsid w:val="00FA787A"/>
    <w:rsid w:val="00FB25D1"/>
    <w:rsid w:val="00FB5AAD"/>
    <w:rsid w:val="00FB6483"/>
    <w:rsid w:val="00FC0195"/>
    <w:rsid w:val="00FC15F3"/>
    <w:rsid w:val="00FC2A27"/>
    <w:rsid w:val="00FC417F"/>
    <w:rsid w:val="00FC4489"/>
    <w:rsid w:val="00FC4706"/>
    <w:rsid w:val="00FC764E"/>
    <w:rsid w:val="00FD2D1F"/>
    <w:rsid w:val="00FD5A3E"/>
    <w:rsid w:val="00FD63A5"/>
    <w:rsid w:val="00FE0188"/>
    <w:rsid w:val="00FE15FC"/>
    <w:rsid w:val="00FE23F8"/>
    <w:rsid w:val="00FE403D"/>
    <w:rsid w:val="00FF0FD7"/>
    <w:rsid w:val="00FF4B51"/>
    <w:rsid w:val="00FF558B"/>
    <w:rsid w:val="04A39674"/>
    <w:rsid w:val="07AD1CD2"/>
    <w:rsid w:val="092E4DA9"/>
    <w:rsid w:val="0AEC6129"/>
    <w:rsid w:val="0F546EB2"/>
    <w:rsid w:val="0FC06ED6"/>
    <w:rsid w:val="1065B38F"/>
    <w:rsid w:val="1BF6E470"/>
    <w:rsid w:val="1C3BA88E"/>
    <w:rsid w:val="1E8033A4"/>
    <w:rsid w:val="28721E28"/>
    <w:rsid w:val="299C1A7F"/>
    <w:rsid w:val="2EB3644B"/>
    <w:rsid w:val="31352D5B"/>
    <w:rsid w:val="376F8CC1"/>
    <w:rsid w:val="3AEF1392"/>
    <w:rsid w:val="3CA0D63E"/>
    <w:rsid w:val="4A3C1830"/>
    <w:rsid w:val="532E2912"/>
    <w:rsid w:val="55135D6F"/>
    <w:rsid w:val="582BC2D7"/>
    <w:rsid w:val="5FCB4B98"/>
    <w:rsid w:val="5FCF8CD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35D6F"/>
  <w15:chartTrackingRefBased/>
  <w15:docId w15:val="{DECC26CD-0848-4ED0-A1C7-8136B0192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A3C1830"/>
    <w:pPr>
      <w:spacing w:after="240"/>
    </w:pPr>
    <w:rPr>
      <w:rFonts w:ascii="Franklin Gothic Book"/>
      <w:sz w:val="24"/>
      <w:szCs w:val="24"/>
    </w:rPr>
  </w:style>
  <w:style w:type="paragraph" w:styleId="Heading1">
    <w:name w:val="heading 1"/>
    <w:basedOn w:val="Normal"/>
    <w:next w:val="Normal"/>
    <w:link w:val="Heading1Char"/>
    <w:uiPriority w:val="9"/>
    <w:qFormat/>
    <w:rsid w:val="4A3C1830"/>
    <w:pPr>
      <w:keepNext/>
      <w:keepLines/>
      <w:spacing w:before="480" w:after="80"/>
      <w:outlineLvl w:val="0"/>
    </w:pPr>
    <w:rPr>
      <w:rFonts w:ascii="Baskerville Old Face"/>
      <w:b/>
      <w:bCs/>
      <w:color w:val="5066DB"/>
      <w:sz w:val="42"/>
      <w:szCs w:val="42"/>
    </w:rPr>
  </w:style>
  <w:style w:type="paragraph" w:styleId="Heading2">
    <w:name w:val="heading 2"/>
    <w:basedOn w:val="Normal"/>
    <w:next w:val="Normal"/>
    <w:link w:val="Heading2Char"/>
    <w:uiPriority w:val="9"/>
    <w:unhideWhenUsed/>
    <w:qFormat/>
    <w:rsid w:val="4A3C1830"/>
    <w:pPr>
      <w:keepNext/>
      <w:keepLines/>
      <w:spacing w:before="240" w:after="80"/>
      <w:outlineLvl w:val="1"/>
    </w:pPr>
    <w:rPr>
      <w:rFonts w:ascii="Baskerville Old Face"/>
      <w:b/>
      <w:bCs/>
      <w:color w:val="5066DB"/>
      <w:sz w:val="32"/>
      <w:szCs w:val="32"/>
    </w:rPr>
  </w:style>
  <w:style w:type="paragraph" w:styleId="Heading3">
    <w:name w:val="heading 3"/>
    <w:basedOn w:val="Normal"/>
    <w:next w:val="Normal"/>
    <w:link w:val="Heading3Char"/>
    <w:uiPriority w:val="9"/>
    <w:unhideWhenUsed/>
    <w:qFormat/>
    <w:rsid w:val="4A3C1830"/>
    <w:pPr>
      <w:keepNext/>
      <w:keepLines/>
      <w:spacing w:before="240" w:after="80"/>
      <w:outlineLvl w:val="2"/>
    </w:pPr>
    <w:rPr>
      <w:rFonts w:ascii="Baskerville Old Face"/>
      <w:b/>
      <w:bCs/>
      <w:color w:val="5066DB"/>
      <w:sz w:val="30"/>
      <w:szCs w:val="30"/>
    </w:rPr>
  </w:style>
  <w:style w:type="paragraph" w:styleId="Heading4">
    <w:name w:val="heading 4"/>
    <w:basedOn w:val="Normal"/>
    <w:next w:val="Normal"/>
    <w:link w:val="Heading4Char"/>
    <w:uiPriority w:val="9"/>
    <w:unhideWhenUsed/>
    <w:qFormat/>
    <w:rsid w:val="4A3C1830"/>
    <w:pPr>
      <w:keepNext/>
      <w:keepLines/>
      <w:spacing w:before="240" w:after="80"/>
      <w:outlineLvl w:val="3"/>
    </w:pPr>
    <w:rPr>
      <w:rFonts w:ascii="Baskerville Old Face"/>
      <w:b/>
      <w:bCs/>
      <w:color w:val="5066DB"/>
      <w:sz w:val="29"/>
      <w:szCs w:val="29"/>
    </w:rPr>
  </w:style>
  <w:style w:type="paragraph" w:styleId="Heading5">
    <w:name w:val="heading 5"/>
    <w:basedOn w:val="Normal"/>
    <w:next w:val="Normal"/>
    <w:link w:val="Heading5Char"/>
    <w:uiPriority w:val="9"/>
    <w:unhideWhenUsed/>
    <w:qFormat/>
    <w:rsid w:val="4A3C1830"/>
    <w:pPr>
      <w:keepNext/>
      <w:keepLines/>
      <w:spacing w:before="240" w:after="80"/>
      <w:outlineLvl w:val="4"/>
    </w:pPr>
    <w:rPr>
      <w:rFonts w:ascii="Baskerville Old Face"/>
      <w:b/>
      <w:bCs/>
      <w:color w:val="5066DB"/>
      <w:sz w:val="28"/>
      <w:szCs w:val="28"/>
    </w:rPr>
  </w:style>
  <w:style w:type="paragraph" w:styleId="Heading6">
    <w:name w:val="heading 6"/>
    <w:basedOn w:val="Normal"/>
    <w:next w:val="Normal"/>
    <w:link w:val="Heading6Char"/>
    <w:uiPriority w:val="9"/>
    <w:unhideWhenUsed/>
    <w:qFormat/>
    <w:rsid w:val="4A3C1830"/>
    <w:pPr>
      <w:keepNext/>
      <w:keepLines/>
      <w:spacing w:before="240" w:after="80"/>
      <w:outlineLvl w:val="5"/>
    </w:pPr>
    <w:rPr>
      <w:rFonts w:ascii="Baskerville Old Face"/>
      <w:b/>
      <w:bCs/>
      <w:color w:val="5066DB"/>
      <w:sz w:val="27"/>
      <w:szCs w:val="27"/>
    </w:rPr>
  </w:style>
  <w:style w:type="paragraph" w:styleId="Heading7">
    <w:name w:val="heading 7"/>
    <w:basedOn w:val="Normal"/>
    <w:next w:val="Normal"/>
    <w:link w:val="Heading7Char"/>
    <w:uiPriority w:val="9"/>
    <w:unhideWhenUsed/>
    <w:qFormat/>
    <w:rsid w:val="4A3C1830"/>
    <w:pPr>
      <w:keepNext/>
      <w:keepLines/>
      <w:spacing w:before="240" w:after="80"/>
      <w:outlineLvl w:val="6"/>
    </w:pPr>
    <w:rPr>
      <w:rFonts w:ascii="Baskerville Old Face"/>
      <w:b/>
      <w:bCs/>
      <w:color w:val="5066DB"/>
      <w:sz w:val="26"/>
      <w:szCs w:val="26"/>
    </w:rPr>
  </w:style>
  <w:style w:type="paragraph" w:styleId="Heading8">
    <w:name w:val="heading 8"/>
    <w:basedOn w:val="Normal"/>
    <w:next w:val="Normal"/>
    <w:link w:val="Heading8Char"/>
    <w:uiPriority w:val="9"/>
    <w:unhideWhenUsed/>
    <w:qFormat/>
    <w:rsid w:val="4A3C1830"/>
    <w:pPr>
      <w:keepNext/>
      <w:keepLines/>
      <w:spacing w:before="240" w:after="80"/>
      <w:outlineLvl w:val="7"/>
    </w:pPr>
    <w:rPr>
      <w:rFonts w:ascii="Baskerville Old Face"/>
      <w:b/>
      <w:bCs/>
      <w:color w:val="5066DB"/>
      <w:sz w:val="25"/>
      <w:szCs w:val="25"/>
    </w:rPr>
  </w:style>
  <w:style w:type="paragraph" w:styleId="Heading9">
    <w:name w:val="heading 9"/>
    <w:basedOn w:val="Normal"/>
    <w:next w:val="Normal"/>
    <w:link w:val="Heading9Char"/>
    <w:uiPriority w:val="9"/>
    <w:unhideWhenUsed/>
    <w:qFormat/>
    <w:rsid w:val="4A3C1830"/>
    <w:pPr>
      <w:keepNext/>
      <w:keepLines/>
      <w:spacing w:before="240" w:after="80"/>
      <w:outlineLvl w:val="8"/>
    </w:pPr>
    <w:rPr>
      <w:rFonts w:ascii="Baskerville Old Face"/>
      <w:b/>
      <w:bCs/>
      <w:color w:val="5066D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4A3C1830"/>
    <w:pPr>
      <w:spacing w:after="160"/>
    </w:pPr>
    <w:rPr>
      <w:rFonts w:ascii="Baskerville Old Face"/>
      <w:b/>
      <w:bCs/>
      <w:color w:val="5066DB"/>
      <w:sz w:val="80"/>
      <w:szCs w:val="80"/>
    </w:rPr>
  </w:style>
  <w:style w:type="paragraph" w:styleId="Subtitle">
    <w:name w:val="Subtitle"/>
    <w:basedOn w:val="Normal"/>
    <w:next w:val="Normal"/>
    <w:link w:val="SubtitleChar"/>
    <w:uiPriority w:val="11"/>
    <w:qFormat/>
    <w:rsid w:val="4A3C1830"/>
    <w:pPr>
      <w:spacing w:after="480"/>
    </w:pPr>
    <w:rPr>
      <w:rFonts w:ascii="Baskerville Old Face"/>
      <w:b/>
      <w:bCs/>
      <w:sz w:val="48"/>
      <w:szCs w:val="48"/>
    </w:rPr>
  </w:style>
  <w:style w:type="paragraph" w:styleId="Quote">
    <w:name w:val="Quote"/>
    <w:basedOn w:val="Normal"/>
    <w:next w:val="Normal"/>
    <w:link w:val="QuoteChar"/>
    <w:uiPriority w:val="29"/>
    <w:qFormat/>
    <w:rsid w:val="4A3C1830"/>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4A3C1830"/>
    <w:pPr>
      <w:spacing w:before="360" w:after="360"/>
      <w:ind w:left="864" w:right="864"/>
      <w:jc w:val="center"/>
    </w:pPr>
    <w:rPr>
      <w:i/>
      <w:iCs/>
      <w:color w:val="4472C4" w:themeColor="accent1"/>
    </w:rPr>
  </w:style>
  <w:style w:type="paragraph" w:styleId="ListParagraph">
    <w:name w:val="List Paragraph"/>
    <w:basedOn w:val="Normal"/>
    <w:uiPriority w:val="34"/>
    <w:qFormat/>
    <w:rsid w:val="4A3C1830"/>
    <w:pPr>
      <w:ind w:hanging="360"/>
      <w:contextualSpacing/>
    </w:pPr>
  </w:style>
  <w:style w:type="character" w:customStyle="1" w:styleId="Heading1Char">
    <w:name w:val="Heading 1 Char"/>
    <w:basedOn w:val="DefaultParagraphFont"/>
    <w:link w:val="Heading1"/>
    <w:uiPriority w:val="9"/>
    <w:rsid w:val="4A3C1830"/>
    <w:rPr>
      <w:rFonts w:ascii="Baskerville Old Face"/>
      <w:b/>
      <w:bCs/>
      <w:i w:val="0"/>
      <w:iCs w:val="0"/>
      <w:color w:val="5066DB"/>
      <w:sz w:val="42"/>
      <w:szCs w:val="42"/>
      <w:u w:val="none"/>
    </w:rPr>
  </w:style>
  <w:style w:type="character" w:customStyle="1" w:styleId="Heading2Char">
    <w:name w:val="Heading 2 Char"/>
    <w:basedOn w:val="DefaultParagraphFont"/>
    <w:link w:val="Heading2"/>
    <w:uiPriority w:val="9"/>
    <w:rsid w:val="4A3C1830"/>
    <w:rPr>
      <w:rFonts w:ascii="Baskerville Old Face"/>
      <w:b/>
      <w:bCs/>
      <w:i w:val="0"/>
      <w:iCs w:val="0"/>
      <w:color w:val="5066DB"/>
      <w:sz w:val="32"/>
      <w:szCs w:val="32"/>
      <w:u w:val="none"/>
    </w:rPr>
  </w:style>
  <w:style w:type="character" w:customStyle="1" w:styleId="Heading3Char">
    <w:name w:val="Heading 3 Char"/>
    <w:basedOn w:val="DefaultParagraphFont"/>
    <w:link w:val="Heading3"/>
    <w:uiPriority w:val="9"/>
    <w:rsid w:val="4A3C1830"/>
    <w:rPr>
      <w:rFonts w:ascii="Baskerville Old Face"/>
      <w:b/>
      <w:bCs/>
      <w:i w:val="0"/>
      <w:iCs w:val="0"/>
      <w:color w:val="5066DB"/>
      <w:sz w:val="30"/>
      <w:szCs w:val="30"/>
      <w:u w:val="none"/>
    </w:rPr>
  </w:style>
  <w:style w:type="character" w:customStyle="1" w:styleId="Heading4Char">
    <w:name w:val="Heading 4 Char"/>
    <w:basedOn w:val="DefaultParagraphFont"/>
    <w:link w:val="Heading4"/>
    <w:uiPriority w:val="9"/>
    <w:rsid w:val="4A3C1830"/>
    <w:rPr>
      <w:rFonts w:ascii="Baskerville Old Face"/>
      <w:b/>
      <w:bCs/>
      <w:i w:val="0"/>
      <w:iCs w:val="0"/>
      <w:color w:val="5066DB"/>
      <w:sz w:val="29"/>
      <w:szCs w:val="29"/>
      <w:u w:val="none"/>
    </w:rPr>
  </w:style>
  <w:style w:type="character" w:customStyle="1" w:styleId="Heading5Char">
    <w:name w:val="Heading 5 Char"/>
    <w:basedOn w:val="DefaultParagraphFont"/>
    <w:link w:val="Heading5"/>
    <w:uiPriority w:val="9"/>
    <w:rsid w:val="4A3C1830"/>
    <w:rPr>
      <w:rFonts w:ascii="Baskerville Old Face"/>
      <w:b/>
      <w:bCs/>
      <w:i w:val="0"/>
      <w:iCs w:val="0"/>
      <w:color w:val="5066DB"/>
      <w:sz w:val="28"/>
      <w:szCs w:val="28"/>
      <w:u w:val="none"/>
    </w:rPr>
  </w:style>
  <w:style w:type="character" w:customStyle="1" w:styleId="Heading6Char">
    <w:name w:val="Heading 6 Char"/>
    <w:basedOn w:val="DefaultParagraphFont"/>
    <w:link w:val="Heading6"/>
    <w:uiPriority w:val="9"/>
    <w:rsid w:val="4A3C1830"/>
    <w:rPr>
      <w:rFonts w:ascii="Baskerville Old Face"/>
      <w:b/>
      <w:bCs/>
      <w:i w:val="0"/>
      <w:iCs w:val="0"/>
      <w:color w:val="5066DB"/>
      <w:sz w:val="27"/>
      <w:szCs w:val="27"/>
      <w:u w:val="none"/>
    </w:rPr>
  </w:style>
  <w:style w:type="character" w:customStyle="1" w:styleId="Heading7Char">
    <w:name w:val="Heading 7 Char"/>
    <w:basedOn w:val="DefaultParagraphFont"/>
    <w:link w:val="Heading7"/>
    <w:uiPriority w:val="9"/>
    <w:rsid w:val="4A3C1830"/>
    <w:rPr>
      <w:rFonts w:ascii="Baskerville Old Face"/>
      <w:b/>
      <w:bCs/>
      <w:i w:val="0"/>
      <w:iCs w:val="0"/>
      <w:color w:val="5066DB"/>
      <w:sz w:val="26"/>
      <w:szCs w:val="26"/>
      <w:u w:val="none"/>
    </w:rPr>
  </w:style>
  <w:style w:type="character" w:customStyle="1" w:styleId="Heading8Char">
    <w:name w:val="Heading 8 Char"/>
    <w:basedOn w:val="DefaultParagraphFont"/>
    <w:link w:val="Heading8"/>
    <w:uiPriority w:val="9"/>
    <w:rsid w:val="4A3C1830"/>
    <w:rPr>
      <w:rFonts w:ascii="Baskerville Old Face"/>
      <w:b/>
      <w:bCs/>
      <w:i w:val="0"/>
      <w:iCs w:val="0"/>
      <w:color w:val="5066DB"/>
      <w:sz w:val="25"/>
      <w:szCs w:val="25"/>
      <w:u w:val="none"/>
    </w:rPr>
  </w:style>
  <w:style w:type="character" w:customStyle="1" w:styleId="Heading9Char">
    <w:name w:val="Heading 9 Char"/>
    <w:basedOn w:val="DefaultParagraphFont"/>
    <w:link w:val="Heading9"/>
    <w:uiPriority w:val="9"/>
    <w:rsid w:val="4A3C1830"/>
    <w:rPr>
      <w:rFonts w:ascii="Baskerville Old Face"/>
      <w:b/>
      <w:bCs/>
      <w:i w:val="0"/>
      <w:iCs w:val="0"/>
      <w:color w:val="5066DB"/>
      <w:sz w:val="24"/>
      <w:szCs w:val="24"/>
      <w:u w:val="none"/>
    </w:rPr>
  </w:style>
  <w:style w:type="character" w:customStyle="1" w:styleId="TitleChar">
    <w:name w:val="Title Char"/>
    <w:basedOn w:val="DefaultParagraphFont"/>
    <w:link w:val="Title"/>
    <w:uiPriority w:val="10"/>
    <w:rsid w:val="4A3C1830"/>
    <w:rPr>
      <w:rFonts w:ascii="Baskerville Old Face"/>
      <w:b/>
      <w:bCs/>
      <w:i w:val="0"/>
      <w:iCs w:val="0"/>
      <w:color w:val="5066DB"/>
      <w:sz w:val="80"/>
      <w:szCs w:val="80"/>
      <w:u w:val="none"/>
    </w:rPr>
  </w:style>
  <w:style w:type="character" w:customStyle="1" w:styleId="SubtitleChar">
    <w:name w:val="Subtitle Char"/>
    <w:basedOn w:val="DefaultParagraphFont"/>
    <w:link w:val="Subtitle"/>
    <w:uiPriority w:val="11"/>
    <w:rsid w:val="4A3C1830"/>
    <w:rPr>
      <w:rFonts w:ascii="Baskerville Old Face"/>
      <w:b/>
      <w:bCs/>
      <w:i w:val="0"/>
      <w:iCs w:val="0"/>
      <w:color w:val="auto"/>
      <w:sz w:val="48"/>
      <w:szCs w:val="48"/>
      <w:u w:val="none"/>
    </w:rPr>
  </w:style>
  <w:style w:type="character" w:customStyle="1" w:styleId="QuoteChar">
    <w:name w:val="Quote Char"/>
    <w:basedOn w:val="DefaultParagraphFont"/>
    <w:link w:val="Quote"/>
    <w:uiPriority w:val="29"/>
    <w:rsid w:val="4A3C1830"/>
    <w:rPr>
      <w:rFonts w:ascii="Franklin Gothic Book"/>
      <w:b w:val="0"/>
      <w:bCs w:val="0"/>
      <w:i/>
      <w:iCs/>
      <w:color w:val="404040" w:themeColor="text1" w:themeTint="BF"/>
      <w:sz w:val="24"/>
      <w:szCs w:val="24"/>
      <w:u w:val="none"/>
    </w:rPr>
  </w:style>
  <w:style w:type="character" w:customStyle="1" w:styleId="IntenseQuoteChar">
    <w:name w:val="Intense Quote Char"/>
    <w:basedOn w:val="DefaultParagraphFont"/>
    <w:link w:val="IntenseQuote"/>
    <w:uiPriority w:val="30"/>
    <w:rsid w:val="4A3C1830"/>
    <w:rPr>
      <w:rFonts w:ascii="Franklin Gothic Book"/>
      <w:b w:val="0"/>
      <w:bCs w:val="0"/>
      <w:i/>
      <w:iCs/>
      <w:color w:val="4472C4" w:themeColor="accent1"/>
      <w:sz w:val="24"/>
      <w:szCs w:val="24"/>
      <w:u w:val="none"/>
    </w:rPr>
  </w:style>
  <w:style w:type="paragraph" w:styleId="TOC1">
    <w:name w:val="toc 1"/>
    <w:basedOn w:val="Normal"/>
    <w:next w:val="Normal"/>
    <w:uiPriority w:val="39"/>
    <w:unhideWhenUsed/>
    <w:rsid w:val="4A3C1830"/>
    <w:pPr>
      <w:spacing w:after="100"/>
    </w:pPr>
  </w:style>
  <w:style w:type="paragraph" w:styleId="TOC2">
    <w:name w:val="toc 2"/>
    <w:basedOn w:val="Normal"/>
    <w:next w:val="Normal"/>
    <w:uiPriority w:val="39"/>
    <w:unhideWhenUsed/>
    <w:rsid w:val="4A3C1830"/>
    <w:pPr>
      <w:spacing w:after="100"/>
      <w:ind w:left="220"/>
    </w:pPr>
  </w:style>
  <w:style w:type="paragraph" w:styleId="TOC3">
    <w:name w:val="toc 3"/>
    <w:basedOn w:val="Normal"/>
    <w:next w:val="Normal"/>
    <w:uiPriority w:val="39"/>
    <w:unhideWhenUsed/>
    <w:rsid w:val="4A3C1830"/>
    <w:pPr>
      <w:spacing w:after="100"/>
      <w:ind w:left="440"/>
    </w:pPr>
  </w:style>
  <w:style w:type="paragraph" w:styleId="TOC4">
    <w:name w:val="toc 4"/>
    <w:basedOn w:val="Normal"/>
    <w:next w:val="Normal"/>
    <w:uiPriority w:val="39"/>
    <w:unhideWhenUsed/>
    <w:rsid w:val="4A3C1830"/>
    <w:pPr>
      <w:spacing w:after="100"/>
      <w:ind w:left="660"/>
    </w:pPr>
  </w:style>
  <w:style w:type="paragraph" w:styleId="TOC5">
    <w:name w:val="toc 5"/>
    <w:basedOn w:val="Normal"/>
    <w:next w:val="Normal"/>
    <w:uiPriority w:val="39"/>
    <w:unhideWhenUsed/>
    <w:rsid w:val="4A3C1830"/>
    <w:pPr>
      <w:spacing w:after="100"/>
      <w:ind w:left="880"/>
    </w:pPr>
  </w:style>
  <w:style w:type="paragraph" w:styleId="TOC6">
    <w:name w:val="toc 6"/>
    <w:basedOn w:val="Normal"/>
    <w:next w:val="Normal"/>
    <w:uiPriority w:val="39"/>
    <w:unhideWhenUsed/>
    <w:rsid w:val="4A3C1830"/>
    <w:pPr>
      <w:spacing w:after="100"/>
      <w:ind w:left="1100"/>
    </w:pPr>
  </w:style>
  <w:style w:type="paragraph" w:styleId="TOC7">
    <w:name w:val="toc 7"/>
    <w:basedOn w:val="Normal"/>
    <w:next w:val="Normal"/>
    <w:uiPriority w:val="39"/>
    <w:unhideWhenUsed/>
    <w:rsid w:val="4A3C1830"/>
    <w:pPr>
      <w:spacing w:after="100"/>
      <w:ind w:left="1320"/>
    </w:pPr>
  </w:style>
  <w:style w:type="paragraph" w:styleId="TOC8">
    <w:name w:val="toc 8"/>
    <w:basedOn w:val="Normal"/>
    <w:next w:val="Normal"/>
    <w:uiPriority w:val="39"/>
    <w:unhideWhenUsed/>
    <w:rsid w:val="4A3C1830"/>
    <w:pPr>
      <w:spacing w:after="100"/>
      <w:ind w:left="1540"/>
    </w:pPr>
  </w:style>
  <w:style w:type="paragraph" w:styleId="TOC9">
    <w:name w:val="toc 9"/>
    <w:basedOn w:val="Normal"/>
    <w:next w:val="Normal"/>
    <w:uiPriority w:val="39"/>
    <w:unhideWhenUsed/>
    <w:rsid w:val="4A3C1830"/>
    <w:pPr>
      <w:spacing w:after="100"/>
      <w:ind w:left="1760"/>
    </w:pPr>
  </w:style>
  <w:style w:type="paragraph" w:styleId="EndnoteText">
    <w:name w:val="endnote text"/>
    <w:basedOn w:val="Normal"/>
    <w:link w:val="EndnoteTextChar"/>
    <w:uiPriority w:val="99"/>
    <w:semiHidden/>
    <w:unhideWhenUsed/>
    <w:rsid w:val="4A3C1830"/>
    <w:pPr>
      <w:spacing w:after="0"/>
    </w:pPr>
    <w:rPr>
      <w:sz w:val="20"/>
      <w:szCs w:val="20"/>
    </w:rPr>
  </w:style>
  <w:style w:type="character" w:customStyle="1" w:styleId="EndnoteTextChar">
    <w:name w:val="Endnote Text Char"/>
    <w:basedOn w:val="DefaultParagraphFont"/>
    <w:link w:val="EndnoteText"/>
    <w:uiPriority w:val="99"/>
    <w:semiHidden/>
    <w:rsid w:val="4A3C1830"/>
    <w:rPr>
      <w:rFonts w:ascii="Franklin Gothic Book"/>
      <w:b w:val="0"/>
      <w:bCs w:val="0"/>
      <w:i w:val="0"/>
      <w:iCs w:val="0"/>
      <w:color w:val="auto"/>
      <w:sz w:val="20"/>
      <w:szCs w:val="20"/>
      <w:u w:val="none"/>
    </w:rPr>
  </w:style>
  <w:style w:type="paragraph" w:styleId="Footer">
    <w:name w:val="footer"/>
    <w:basedOn w:val="Normal"/>
    <w:link w:val="FooterChar"/>
    <w:uiPriority w:val="99"/>
    <w:unhideWhenUsed/>
    <w:rsid w:val="4A3C1830"/>
    <w:pPr>
      <w:tabs>
        <w:tab w:val="center" w:pos="4680"/>
        <w:tab w:val="right" w:pos="9360"/>
      </w:tabs>
      <w:spacing w:after="0"/>
    </w:pPr>
  </w:style>
  <w:style w:type="character" w:customStyle="1" w:styleId="FooterChar">
    <w:name w:val="Footer Char"/>
    <w:basedOn w:val="DefaultParagraphFont"/>
    <w:link w:val="Footer"/>
    <w:uiPriority w:val="99"/>
    <w:rsid w:val="4A3C1830"/>
    <w:rPr>
      <w:rFonts w:ascii="Franklin Gothic Book"/>
      <w:b w:val="0"/>
      <w:bCs w:val="0"/>
      <w:i w:val="0"/>
      <w:iCs w:val="0"/>
      <w:color w:val="auto"/>
      <w:sz w:val="24"/>
      <w:szCs w:val="24"/>
      <w:u w:val="none"/>
    </w:rPr>
  </w:style>
  <w:style w:type="paragraph" w:styleId="FootnoteText">
    <w:name w:val="footnote text"/>
    <w:basedOn w:val="Normal"/>
    <w:link w:val="FootnoteTextChar"/>
    <w:uiPriority w:val="99"/>
    <w:semiHidden/>
    <w:unhideWhenUsed/>
    <w:rsid w:val="4A3C1830"/>
    <w:pPr>
      <w:spacing w:after="0"/>
    </w:pPr>
    <w:rPr>
      <w:sz w:val="20"/>
      <w:szCs w:val="20"/>
    </w:rPr>
  </w:style>
  <w:style w:type="character" w:customStyle="1" w:styleId="FootnoteTextChar">
    <w:name w:val="Footnote Text Char"/>
    <w:basedOn w:val="DefaultParagraphFont"/>
    <w:link w:val="FootnoteText"/>
    <w:uiPriority w:val="99"/>
    <w:semiHidden/>
    <w:rsid w:val="4A3C1830"/>
    <w:rPr>
      <w:rFonts w:ascii="Franklin Gothic Book"/>
      <w:b w:val="0"/>
      <w:bCs w:val="0"/>
      <w:i w:val="0"/>
      <w:iCs w:val="0"/>
      <w:color w:val="auto"/>
      <w:sz w:val="20"/>
      <w:szCs w:val="20"/>
      <w:u w:val="none"/>
    </w:rPr>
  </w:style>
  <w:style w:type="paragraph" w:styleId="Header">
    <w:name w:val="header"/>
    <w:basedOn w:val="Normal"/>
    <w:link w:val="HeaderChar"/>
    <w:uiPriority w:val="99"/>
    <w:unhideWhenUsed/>
    <w:rsid w:val="4A3C1830"/>
    <w:pPr>
      <w:tabs>
        <w:tab w:val="center" w:pos="4680"/>
        <w:tab w:val="right" w:pos="9360"/>
      </w:tabs>
      <w:spacing w:after="0"/>
    </w:pPr>
  </w:style>
  <w:style w:type="character" w:customStyle="1" w:styleId="HeaderChar">
    <w:name w:val="Header Char"/>
    <w:basedOn w:val="DefaultParagraphFont"/>
    <w:link w:val="Header"/>
    <w:uiPriority w:val="99"/>
    <w:rsid w:val="4A3C1830"/>
    <w:rPr>
      <w:rFonts w:ascii="Franklin Gothic Book"/>
      <w:b w:val="0"/>
      <w:bCs w:val="0"/>
      <w:i w:val="0"/>
      <w:iCs w:val="0"/>
      <w:color w:val="auto"/>
      <w:sz w:val="24"/>
      <w:szCs w:val="24"/>
      <w:u w:val="none"/>
    </w:rPr>
  </w:style>
  <w:style w:type="table" w:styleId="TableGrid">
    <w:name w:val="Table Grid"/>
    <w:basedOn w:val="TableNormal"/>
    <w:uiPriority w:val="39"/>
    <w:rsid w:val="00D1309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17525">
      <w:bodyDiv w:val="1"/>
      <w:marLeft w:val="0"/>
      <w:marRight w:val="0"/>
      <w:marTop w:val="0"/>
      <w:marBottom w:val="0"/>
      <w:divBdr>
        <w:top w:val="none" w:sz="0" w:space="0" w:color="auto"/>
        <w:left w:val="none" w:sz="0" w:space="0" w:color="auto"/>
        <w:bottom w:val="none" w:sz="0" w:space="0" w:color="auto"/>
        <w:right w:val="none" w:sz="0" w:space="0" w:color="auto"/>
      </w:divBdr>
    </w:div>
    <w:div w:id="885019821">
      <w:bodyDiv w:val="1"/>
      <w:marLeft w:val="0"/>
      <w:marRight w:val="0"/>
      <w:marTop w:val="0"/>
      <w:marBottom w:val="0"/>
      <w:divBdr>
        <w:top w:val="none" w:sz="0" w:space="0" w:color="auto"/>
        <w:left w:val="none" w:sz="0" w:space="0" w:color="auto"/>
        <w:bottom w:val="none" w:sz="0" w:space="0" w:color="auto"/>
        <w:right w:val="none" w:sz="0" w:space="0" w:color="auto"/>
      </w:divBdr>
    </w:div>
    <w:div w:id="1064715471">
      <w:bodyDiv w:val="1"/>
      <w:marLeft w:val="0"/>
      <w:marRight w:val="0"/>
      <w:marTop w:val="0"/>
      <w:marBottom w:val="0"/>
      <w:divBdr>
        <w:top w:val="none" w:sz="0" w:space="0" w:color="auto"/>
        <w:left w:val="none" w:sz="0" w:space="0" w:color="auto"/>
        <w:bottom w:val="none" w:sz="0" w:space="0" w:color="auto"/>
        <w:right w:val="none" w:sz="0" w:space="0" w:color="auto"/>
      </w:divBdr>
    </w:div>
    <w:div w:id="1718776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2404</Words>
  <Characters>13709</Characters>
  <Application>Microsoft Office Word</Application>
  <DocSecurity>0</DocSecurity>
  <Lines>114</Lines>
  <Paragraphs>32</Paragraphs>
  <ScaleCrop>false</ScaleCrop>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Keating, Conor</dc:creator>
  <cp:keywords/>
  <dc:description/>
  <cp:lastModifiedBy>Schrack, Curtis</cp:lastModifiedBy>
  <cp:revision>3</cp:revision>
  <dcterms:created xsi:type="dcterms:W3CDTF">2023-05-10T02:43:00Z</dcterms:created>
  <dcterms:modified xsi:type="dcterms:W3CDTF">2023-05-10T14:22:00Z</dcterms:modified>
</cp:coreProperties>
</file>